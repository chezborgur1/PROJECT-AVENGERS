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4751" w14:textId="77777777" w:rsidR="005C4635" w:rsidRDefault="00000000">
      <w:pPr>
        <w:spacing w:after="240"/>
      </w:pPr>
      <w:r>
        <w:rPr>
          <w:highlight w:val="yellow"/>
        </w:rPr>
        <w:t>[September 30, 2026]</w:t>
      </w:r>
    </w:p>
    <w:p w14:paraId="0282CB91" w14:textId="77777777" w:rsidR="005C4635" w:rsidRDefault="00000000">
      <w:pPr>
        <w:spacing w:before="280" w:after="140"/>
      </w:pPr>
      <w:r>
        <w:rPr>
          <w:b/>
          <w:bCs/>
          <w:color w:val="7A0000"/>
          <w:sz w:val="24"/>
          <w:szCs w:val="24"/>
          <w:u w:val="single"/>
        </w:rPr>
        <w:t>Confidential Letter of Intent</w:t>
      </w:r>
    </w:p>
    <w:p w14:paraId="6EC824AF" w14:textId="77777777" w:rsidR="005C4635" w:rsidRDefault="00000000">
      <w:pPr>
        <w:spacing w:after="160" w:line="264" w:lineRule="auto"/>
        <w:jc w:val="both"/>
      </w:pPr>
      <w:r>
        <w:t>Dear Ben:</w:t>
      </w:r>
    </w:p>
    <w:p w14:paraId="0F343176" w14:textId="0CAEEFF0" w:rsidR="005C4635" w:rsidRDefault="00000000">
      <w:pPr>
        <w:spacing w:after="160" w:line="264" w:lineRule="auto"/>
        <w:jc w:val="both"/>
      </w:pPr>
      <w:r>
        <w:t xml:space="preserve">We are pleased to send you this Letter of Intent regarding a potential transaction with Keystone Bookkeepers (“Keystone”). </w:t>
      </w:r>
      <w:r>
        <w:rPr>
          <w:b/>
          <w:bCs/>
        </w:rPr>
        <w:t>Our current proposal values Keystone at $3.0 million.</w:t>
      </w:r>
    </w:p>
    <w:p w14:paraId="605A24DA" w14:textId="0D82738A" w:rsidR="005C4635" w:rsidRDefault="00000000">
      <w:pPr>
        <w:spacing w:after="160" w:line="264" w:lineRule="auto"/>
        <w:jc w:val="both"/>
      </w:pPr>
      <w:r>
        <w:t>We are excited about the prospect of partnering with you.</w:t>
      </w:r>
    </w:p>
    <w:p w14:paraId="7D44A6BE" w14:textId="77777777" w:rsidR="005C4635" w:rsidRDefault="00000000">
      <w:pPr>
        <w:spacing w:before="280" w:after="140"/>
      </w:pPr>
      <w:r>
        <w:rPr>
          <w:b/>
          <w:bCs/>
          <w:color w:val="7A0000"/>
          <w:sz w:val="24"/>
          <w:szCs w:val="24"/>
          <w:u w:val="single"/>
        </w:rPr>
        <w:t>Background on Topkey</w:t>
      </w:r>
    </w:p>
    <w:p w14:paraId="4DBDC846" w14:textId="1085134F" w:rsidR="005C4635" w:rsidRDefault="00000000">
      <w:pPr>
        <w:spacing w:after="160" w:line="264" w:lineRule="auto"/>
        <w:jc w:val="both"/>
      </w:pPr>
      <w:r>
        <w:t xml:space="preserve">Topkey builds the financial infrastructure short-term rental and vacation rental property managers run on. Our platform covers expense management, corporate cards, bill pay, banking and payments, portfolio and inventory tools, and RevHub — revenue reconciliation, owner statements, and a trust accounting ledger now in development. We integrate with the systems our customers already use, including Plaid, QuickBooks, Sage Intacct, Breezeway, and the major property management systems.</w:t>
      </w:r>
    </w:p>
    <w:p w14:paraId="04B90C03" w14:textId="383D64B9" w:rsidR="005C4635" w:rsidRDefault="00000000">
      <w:pPr>
        <w:spacing w:after="160" w:line="264" w:lineRule="auto"/>
        <w:jc w:val="both"/>
      </w:pPr>
      <w:r>
        <w:t xml:space="preserve">Today </w:t>
      </w:r>
      <w:r>
        <w:rPr>
          <w:highlight w:val="yellow"/>
        </w:rPr>
        <w:t xml:space="preserve">[approximately X]</w:t>
      </w:r>
      <w:r>
        <w:t xml:space="preserve"> property management companies and </w:t>
      </w:r>
      <w:r>
        <w:rPr>
          <w:highlight w:val="yellow"/>
        </w:rPr>
        <w:t xml:space="preserve">[approximately X]</w:t>
      </w:r>
      <w:r>
        <w:t xml:space="preserve"> properties run on Topkey. We have raised </w:t>
      </w:r>
      <w:r>
        <w:rPr>
          <w:highlight w:val="yellow"/>
        </w:rPr>
        <w:t>[approximately $8 million]</w:t>
      </w:r>
      <w:r>
        <w:t xml:space="preserve"> to date across a priced seed round and subsequent SAFEs, most recently at a </w:t>
      </w:r>
      <w:r>
        <w:rPr>
          <w:highlight w:val="yellow"/>
        </w:rPr>
        <w:t>[$50 million post-money valuation]</w:t>
      </w:r>
      <w:r>
        <w:t xml:space="preserve">. We hold banking relationships with </w:t>
      </w:r>
      <w:r>
        <w:rPr>
          <w:highlight w:val="yellow"/>
        </w:rPr>
        <w:t>[X]</w:t>
      </w:r>
      <w:r>
        <w:t xml:space="preserve">, and a corporate partnership with </w:t>
      </w:r>
      <w:r>
        <w:rPr>
          <w:highlight w:val="yellow"/>
        </w:rPr>
        <w:t xml:space="preserve">[X, one of the larger operators in the space]</w:t>
      </w:r>
      <w:r>
        <w:t>.</w:t>
      </w:r>
    </w:p>
    <w:p w14:paraId="4A0E75C1" w14:textId="64B657D6" w:rsidR="005C4635" w:rsidRDefault="00096166">
      <w:pPr>
        <w:spacing w:after="160" w:line="264" w:lineRule="auto"/>
        <w:jc w:val="both"/>
      </w:pPr>
      <w:r>
        <w:t xml:space="preserve">We believe the property management world is going to be fundamentally reshaped by leveraging tailor-made AI-driven software solutions with a high-quality financial service team. </w:t>
      </w:r>
    </w:p>
    <w:p w14:paraId="27C83C77" w14:textId="29CFA987" w:rsidR="005C4635" w:rsidRDefault="008C1E79">
      <w:pPr>
        <w:spacing w:after="160" w:line="264" w:lineRule="auto"/>
        <w:jc w:val="both"/>
      </w:pPr>
      <w:r>
        <w:t>In short, we think we can go further, faster, together.</w:t>
      </w:r>
    </w:p>
    <w:p w14:paraId="47C4626B" w14:textId="77777777" w:rsidR="005C4635" w:rsidRDefault="00000000">
      <w:pPr>
        <w:spacing w:before="280" w:after="140"/>
      </w:pPr>
      <w:r>
        <w:rPr>
          <w:b/>
          <w:bCs/>
          <w:color w:val="7A0000"/>
          <w:sz w:val="24"/>
          <w:szCs w:val="24"/>
          <w:u w:val="single"/>
        </w:rPr>
        <w:t>A summary of the offer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600"/>
        <w:gridCol w:w="3680"/>
      </w:tblGrid>
      <w:tr w:rsidR="005C4635" w14:paraId="45732073" w14:textId="77777777">
        <w:tc>
          <w:tcPr>
            <w:tcW w:w="21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4007DC2" w14:textId="77777777" w:rsidR="005C4635" w:rsidRDefault="00000000">
            <w:r>
              <w:rPr>
                <w:b/>
                <w:bCs/>
                <w:color w:val="FFFFFF"/>
              </w:rPr>
              <w:t>Components</w:t>
            </w:r>
          </w:p>
        </w:tc>
        <w:tc>
          <w:tcPr>
            <w:tcW w:w="17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1E561FB" w14:textId="77777777" w:rsidR="005C4635" w:rsidRDefault="00000000">
            <w:r>
              <w:rPr>
                <w:b/>
                <w:bCs/>
                <w:color w:val="FFFFFF"/>
              </w:rPr>
              <w:t>Amount</w:t>
            </w:r>
          </w:p>
        </w:tc>
        <w:tc>
          <w:tcPr>
            <w:tcW w:w="26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47ECA03E" w14:textId="77777777" w:rsidR="005C4635" w:rsidRDefault="00000000">
            <w:r>
              <w:rPr>
                <w:b/>
                <w:bCs/>
                <w:color w:val="FFFFFF"/>
              </w:rPr>
              <w:t>When it will be paid</w:t>
            </w:r>
          </w:p>
        </w:tc>
        <w:tc>
          <w:tcPr>
            <w:tcW w:w="368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BCC3DFE" w14:textId="77777777" w:rsidR="005C4635" w:rsidRDefault="00000000">
            <w:r>
              <w:rPr>
                <w:b/>
                <w:bCs/>
                <w:color w:val="FFFFFF"/>
              </w:rPr>
              <w:t>How it's calculated</w:t>
            </w:r>
          </w:p>
        </w:tc>
      </w:tr>
      <w:tr w:rsidR="005C4635" w14:paraId="4B04E217" w14:textId="77777777">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CB0BA2F" w14:textId="77777777" w:rsidR="005C4635" w:rsidRDefault="00000000">
            <w:pPr>
              <w:spacing w:line="264" w:lineRule="auto"/>
            </w:pPr>
            <w:r>
              <w:t>Cash</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2E3982E" w14:textId="77777777" w:rsidR="005C4635" w:rsidRDefault="00000000">
            <w:pPr>
              <w:spacing w:line="264" w:lineRule="auto"/>
            </w:pPr>
            <w:r>
              <w:t>$500,000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0520757" w14:textId="77777777" w:rsidR="005C4635" w:rsidRDefault="00000000">
            <w:pPr>
              <w:spacing w:line="264" w:lineRule="auto"/>
            </w:pPr>
            <w:r>
              <w:t>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F033EC" w14:textId="77777777" w:rsidR="005C4635" w:rsidRDefault="00000000">
            <w:pPr>
              <w:spacing w:line="264" w:lineRule="auto"/>
            </w:pPr>
            <w:r>
              <w:t>17% of Total Valuation</w:t>
            </w:r>
          </w:p>
        </w:tc>
      </w:tr>
      <w:tr w:rsidR="005C4635" w14:paraId="2D9D7F56" w14:textId="77777777">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562702A" w14:textId="77777777" w:rsidR="005C4635" w:rsidRDefault="00000000">
            <w:pPr>
              <w:spacing w:line="264" w:lineRule="auto"/>
            </w:pPr>
            <w:r>
              <w:t>Topkey Equity</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C75ACA2" w14:textId="77777777" w:rsidR="005C4635" w:rsidRDefault="00000000">
            <w:pPr>
              <w:spacing w:line="264" w:lineRule="auto"/>
            </w:pPr>
            <w:r>
              <w:t>$2,500,000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96CB797" w14:textId="77777777" w:rsidR="005C4635" w:rsidRDefault="00000000">
            <w:pPr>
              <w:spacing w:line="264" w:lineRule="auto"/>
            </w:pPr>
            <w:r>
              <w:t>Issued in full 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ACBF5B1" w14:textId="77777777" w:rsidR="005C4635" w:rsidRDefault="00000000">
            <w:pPr>
              <w:spacing w:line="264" w:lineRule="auto"/>
            </w:pPr>
            <w:r>
              <w:t>83% of Total Valuation</w:t>
            </w:r>
          </w:p>
        </w:tc>
      </w:tr>
      <w:tr w:rsidR="005C4635" w14:paraId="5C1A555D" w14:textId="77777777">
        <w:tc>
          <w:tcPr>
            <w:tcW w:w="21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E2ADFC9" w14:textId="77777777" w:rsidR="005C4635" w:rsidRDefault="00000000">
            <w:pPr>
              <w:spacing w:line="264" w:lineRule="auto"/>
            </w:pPr>
            <w:r>
              <w:rPr>
                <w:b/>
                <w:bCs/>
              </w:rPr>
              <w:t>Total</w:t>
            </w:r>
          </w:p>
        </w:tc>
        <w:tc>
          <w:tcPr>
            <w:tcW w:w="1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DD7D7D2" w14:textId="77777777" w:rsidR="005C4635" w:rsidRDefault="00000000">
            <w:pPr>
              <w:spacing w:line="264" w:lineRule="auto"/>
            </w:pPr>
            <w:r>
              <w:rPr>
                <w:b/>
                <w:bCs/>
              </w:rPr>
              <w:t>$3,000,000</w:t>
            </w:r>
          </w:p>
        </w:tc>
        <w:tc>
          <w:tcPr>
            <w:tcW w:w="26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C7F56CC" w14:textId="77777777" w:rsidR="005C4635" w:rsidRDefault="005C4635">
            <w:pPr>
              <w:spacing w:line="264" w:lineRule="auto"/>
            </w:pPr>
          </w:p>
        </w:tc>
        <w:tc>
          <w:tcPr>
            <w:tcW w:w="368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C31C333" w14:textId="77777777" w:rsidR="005C4635" w:rsidRDefault="005C4635">
            <w:pPr>
              <w:spacing w:line="264" w:lineRule="auto"/>
            </w:pPr>
          </w:p>
        </w:tc>
      </w:tr>
    </w:tbl>
    <w:p w14:paraId="7949C8D1" w14:textId="015E6F7D" w:rsidR="005C4635" w:rsidRDefault="00000000">
      <w:pPr>
        <w:spacing w:before="100" w:after="200"/>
        <w:jc w:val="both"/>
      </w:pPr>
      <w:r>
        <w:rPr>
          <w:i/>
          <w:iCs/>
          <w:sz w:val="16"/>
          <w:szCs w:val="16"/>
        </w:rPr>
        <w:t>Note: “Valuation” is based on a multiple of 1.0x applied to Keystone’s run-rate recurring revenue (“Pro Forma” or “PF”). Pro forma LTM September 2026 recurring revenue is approximately $3.0 million.</w:t>
      </w:r>
    </w:p>
    <w:p w14:paraId="1EA9F9AE" w14:textId="77777777" w:rsidR="005C4635" w:rsidRDefault="00000000">
      <w:pPr>
        <w:spacing w:before="280" w:after="140"/>
      </w:pPr>
      <w:r>
        <w:rPr>
          <w:b/>
          <w:bCs/>
          <w:color w:val="7A0000"/>
          <w:sz w:val="24"/>
          <w:szCs w:val="24"/>
          <w:u w:val="single"/>
        </w:rPr>
        <w:t>The nuts and bolts of the offer</w:t>
      </w:r>
    </w:p>
    <w:p w14:paraId="6AB60772" w14:textId="77777777" w:rsidR="005C4635" w:rsidRDefault="00000000">
      <w:pPr>
        <w:pStyle w:val="ListParagraph"/>
        <w:numPr>
          <w:ilvl w:val="0"/>
          <w:numId w:val="2"/>
        </w:numPr>
        <w:spacing w:after="120" w:line="264" w:lineRule="auto"/>
        <w:jc w:val="both"/>
      </w:pPr>
      <w:r>
        <w:rPr>
          <w:b/>
          <w:bCs/>
        </w:rPr>
        <w:t xml:space="preserve">Structure of Purchase: </w:t>
      </w:r>
      <w:r>
        <w:t>We will acquire 100% of the equity of Keystone on a cash-free, debt-free basis, with a normalized level of working capital delivered at close. All cash will be distributed to the existing owner prior to closing, aside from any cash necessary to cover due or pending invoices, and all existing debt (if any) will be paid down concurrently with closing.</w:t>
      </w:r>
    </w:p>
    <w:p w14:paraId="644893BA" w14:textId="54A8EAF6" w:rsidR="005C4635" w:rsidRDefault="00000000">
      <w:pPr>
        <w:pStyle w:val="ListParagraph"/>
        <w:numPr>
          <w:ilvl w:val="0"/>
          <w:numId w:val="2"/>
        </w:numPr>
        <w:spacing w:after="120" w:line="264" w:lineRule="auto"/>
        <w:jc w:val="both"/>
      </w:pPr>
      <w:r>
        <w:rPr>
          <w:b/>
          <w:bCs/>
        </w:rPr>
        <w:t xml:space="preserve">Tax Treatment: </w:t>
      </w:r>
      <w:r>
        <w:t>The transaction is intended to be structured so that the equity portion of the consideration is tax-deferred to Ben, with the cash portion taxable at closing. The specific structure is subject to confirmation by tax counsel based on information acquired during initial due diligence.</w:t>
      </w:r>
    </w:p>
    <w:p w14:paraId="4F583550" w14:textId="77777777" w:rsidR="005C4635" w:rsidRDefault="00000000">
      <w:pPr>
        <w:pStyle w:val="ListParagraph"/>
        <w:numPr>
          <w:ilvl w:val="0"/>
          <w:numId w:val="2"/>
        </w:numPr>
        <w:spacing w:after="120" w:line="264" w:lineRule="auto"/>
        <w:jc w:val="both"/>
      </w:pPr>
      <w:r>
        <w:rPr>
          <w:b/>
          <w:bCs/>
        </w:rPr>
        <w:t xml:space="preserve">Components of Structure: </w:t>
      </w:r>
      <w:r>
        <w:t>The combination of cash and Topkey equity that makes up our offer is as follows:</w:t>
      </w:r>
    </w:p>
    <w:p w14:paraId="060229BD" w14:textId="77777777" w:rsidR="005C4635" w:rsidRDefault="00000000">
      <w:pPr>
        <w:pStyle w:val="ListParagraph"/>
        <w:numPr>
          <w:ilvl w:val="1"/>
          <w:numId w:val="2"/>
        </w:numPr>
        <w:spacing w:after="120" w:line="264" w:lineRule="auto"/>
        <w:jc w:val="both"/>
      </w:pPr>
      <w:r>
        <w:rPr>
          <w:b/>
          <w:bCs/>
        </w:rPr>
        <w:t xml:space="preserve">Cash: </w:t>
      </w:r>
      <w:r>
        <w:t>$500,000 paid at close, representing 17% of Total Valuation.</w:t>
      </w:r>
    </w:p>
    <w:p w14:paraId="1C07EBD0" w14:textId="77777777" w:rsidR="005C4635" w:rsidRDefault="00000000">
      <w:pPr>
        <w:pStyle w:val="ListParagraph"/>
        <w:numPr>
          <w:ilvl w:val="1"/>
          <w:numId w:val="2"/>
        </w:numPr>
        <w:spacing w:after="120" w:line="264" w:lineRule="auto"/>
        <w:jc w:val="both"/>
      </w:pPr>
      <w:r>
        <w:rPr>
          <w:b/>
          <w:bCs/>
        </w:rPr>
        <w:lastRenderedPageBreak/>
        <w:t xml:space="preserve">Topkey Equity: </w:t>
      </w:r>
      <w:r>
        <w:t>$2,500,000, representing 83% of Total Valuation, paid in newly issued Topkey shares. The equity terms are as follows:</w:t>
      </w:r>
    </w:p>
    <w:p w14:paraId="76EE4E38" w14:textId="77777777" w:rsidR="005C4635" w:rsidRDefault="00000000">
      <w:pPr>
        <w:pStyle w:val="ListParagraph"/>
        <w:numPr>
          <w:ilvl w:val="2"/>
          <w:numId w:val="2"/>
        </w:numPr>
        <w:spacing w:after="120" w:line="264" w:lineRule="auto"/>
        <w:jc w:val="both"/>
      </w:pPr>
      <w:r>
        <w:t xml:space="preserve">Ownership: approximately </w:t>
      </w:r>
      <w:r>
        <w:rPr>
          <w:highlight w:val="yellow"/>
        </w:rPr>
        <w:t>[4.0]</w:t>
      </w:r>
      <w:r>
        <w:t xml:space="preserve">% of Topkey on a post-closing basis, based on </w:t>
      </w:r>
      <w:r>
        <w:rPr>
          <w:highlight w:val="yellow"/>
        </w:rPr>
        <w:t>[Topkey’s most recent post-money valuation of $60M]</w:t>
      </w:r>
      <w:r>
        <w:t>.</w:t>
      </w:r>
    </w:p>
    <w:p w14:paraId="2F3BBB5F" w14:textId="77777777" w:rsidR="005C4635" w:rsidRDefault="00000000">
      <w:pPr>
        <w:pStyle w:val="ListParagraph"/>
        <w:numPr>
          <w:ilvl w:val="2"/>
          <w:numId w:val="2"/>
        </w:numPr>
        <w:spacing w:after="120" w:line="264" w:lineRule="auto"/>
        <w:jc w:val="both"/>
      </w:pPr>
      <w:r>
        <w:t>Issuance: shares are issued in full at closing.</w:t>
      </w:r>
    </w:p>
    <w:p>
      <w:pPr>
        <w:pStyle w:val="ListParagraph"/>
        <w:numPr>
          <w:ilvl w:val="2"/>
          <w:numId w:val="2"/>
        </w:numPr>
        <w:spacing w:after="120" w:line="264" w:lineRule="auto"/>
        <w:jc w:val="both"/>
        <w:rPr>
          <w:ins w:id="9001" w:author="Claude" w:date="2026-09-23T12:00:00Z"/>
        </w:rPr>
      </w:pPr>
      <w:ins w:id="9002" w:author="Claude" w:date="2026-09-23T12:00:00Z">
        <w:r>
          <w:t xml:space="preserve">Price protection: the shares are priced at a reference valuation of </w:t>
        </w:r>
      </w:ins>
      <w:ins w:id="9003" w:author="Claude" w:date="2026-09-23T12:00:00Z">
        <w:r>
          <w:rPr>
            <w:highlight w:val="yellow"/>
          </w:rPr>
          <w:t xml:space="preserve">[$60M]</w:t>
        </w:r>
      </w:ins>
      <w:ins w:id="9004" w:author="Claude" w:date="2026-09-23T12:00:00Z">
        <w:r>
          <w:t xml:space="preserve"> (the “Reference Valuation”). If, within </w:t>
        </w:r>
      </w:ins>
      <w:ins w:id="9005" w:author="Claude" w:date="2026-09-23T12:00:00Z">
        <w:r>
          <w:rPr>
            <w:highlight w:val="yellow"/>
          </w:rPr>
          <w:t xml:space="preserve">[24]</w:t>
        </w:r>
      </w:ins>
      <w:ins w:id="9006" w:author="Claude" w:date="2026-09-23T12:00:00Z">
        <w:r>
          <w:t xml:space="preserve"> months after closing, Topkey closes its next priced equity financing raising at least </w:t>
        </w:r>
      </w:ins>
      <w:ins w:id="9007" w:author="Claude" w:date="2026-09-23T12:00:00Z">
        <w:r>
          <w:rPr>
            <w:highlight w:val="yellow"/>
          </w:rPr>
          <w:t xml:space="preserve">[$3 million]</w:t>
        </w:r>
      </w:ins>
      <w:ins w:id="9008" w:author="Claude" w:date="2026-09-23T12:00:00Z">
        <w:r>
          <w:t xml:space="preserve"> (a “Qualified Financing”) at a price per share below the price implied by the Reference Valuation, Topkey will issue Ben additional shares so that his $2,500,000 of equity consideration is re-priced at the Qualified Financing price per share, subject to a floor equal to a pre-money valuation of </w:t>
        </w:r>
      </w:ins>
      <w:ins w:id="9009" w:author="Claude" w:date="2026-09-23T12:00:00Z">
        <w:r>
          <w:rPr>
            <w:highlight w:val="yellow"/>
          </w:rPr>
          <w:t xml:space="preserve">[$40M]</w:t>
        </w:r>
      </w:ins>
      <w:ins w:id="9010" w:author="Claude" w:date="2026-09-23T12:00:00Z">
        <w:r>
          <w:t xml:space="preserve">. SAFEs, convertible notes and other financings below the Qualified Financing threshold do not trigger an adjustment. Any additional shares carry the same rights and continuity protection as the original shares. Treatment if Topkey is sold before a Qualified Financing is </w:t>
        </w:r>
      </w:ins>
      <w:ins w:id="9011" w:author="Claude" w:date="2026-09-23T12:00:00Z">
        <w:r>
          <w:rPr>
            <w:highlight w:val="yellow"/>
          </w:rPr>
          <w:t xml:space="preserve">[to be discussed]</w:t>
        </w:r>
      </w:ins>
      <w:ins w:id="9012" w:author="Claude" w:date="2026-09-23T12:00:00Z">
        <w:r>
          <w:t xml:space="preserve">, and final mechanics will be set out in the definitive agreements.</w:t>
        </w:r>
      </w:ins>
    </w:p>
    <w:p w14:paraId="218FFD43" w14:textId="77777777" w:rsidR="005C4635" w:rsidRDefault="00000000">
      <w:pPr>
        <w:pStyle w:val="ListParagraph"/>
        <w:numPr>
          <w:ilvl w:val="2"/>
          <w:numId w:val="2"/>
        </w:numPr>
        <w:spacing w:after="120" w:line="264" w:lineRule="auto"/>
        <w:jc w:val="both"/>
      </w:pPr>
      <w:r>
        <w:t xml:space="preserve">Continuity protection: if Ben leaves voluntarily or is terminated for cause within </w:t>
      </w:r>
      <w:r>
        <w:rPr>
          <w:highlight w:val="yellow"/>
        </w:rPr>
        <w:t>[5]</w:t>
      </w:r>
      <w:r>
        <w:t xml:space="preserve"> years of closing, Topkey may repurchase </w:t>
      </w:r>
      <w:r>
        <w:rPr>
          <w:highlight w:val="yellow"/>
        </w:rPr>
        <w:t>[a declining portion]</w:t>
      </w:r>
      <w:r>
        <w:t xml:space="preserve"> of the shares at </w:t>
      </w:r>
      <w:r>
        <w:rPr>
          <w:highlight w:val="yellow"/>
        </w:rPr>
        <w:t>[fair market value]</w:t>
      </w:r>
      <w:r>
        <w:t>. Final mechanics to be set out in the definitive agreements.</w:t>
      </w:r>
    </w:p>
    <w:p w14:paraId="2BF3AD56" w14:textId="77777777" w:rsidR="005C4635" w:rsidRDefault="00000000">
      <w:pPr>
        <w:pStyle w:val="ListParagraph"/>
        <w:numPr>
          <w:ilvl w:val="2"/>
          <w:numId w:val="2"/>
        </w:numPr>
        <w:spacing w:after="120" w:line="264" w:lineRule="auto"/>
        <w:jc w:val="both"/>
      </w:pPr>
      <w:r>
        <w:t xml:space="preserve">Holder rights: same rights, and same treatment in future financings (including dilution), as other </w:t>
      </w:r>
      <w:r>
        <w:rPr>
          <w:highlight w:val="yellow"/>
        </w:rPr>
        <w:t>[common]</w:t>
      </w:r>
      <w:r>
        <w:t xml:space="preserve"> shareholders</w:t>
      </w:r>
      <w:ins w:id="9013" w:author="Claude" w:date="2026-09-23T12:00:00Z">
        <w:r>
          <w:t xml:space="preserve">, except as described under Price protection above</w:t>
        </w:r>
      </w:ins>
      <w:r>
        <w:t xml:space="preserve">. Includes </w:t>
      </w:r>
      <w:r>
        <w:rPr>
          <w:highlight w:val="yellow"/>
        </w:rPr>
        <w:t>[annual financial reporting / information rights]</w:t>
      </w:r>
      <w:r>
        <w:t>. Stockholder agreement terms (transfer, tag-along, drag-along) to be customary.</w:t>
      </w:r>
    </w:p>
    <w:p w14:paraId="3E4D8659" w14:textId="77777777" w:rsidR="005C4635" w:rsidRDefault="00000000">
      <w:pPr>
        <w:pStyle w:val="ListParagraph"/>
        <w:numPr>
          <w:ilvl w:val="0"/>
          <w:numId w:val="2"/>
        </w:numPr>
        <w:spacing w:after="120" w:line="264" w:lineRule="auto"/>
        <w:jc w:val="both"/>
      </w:pPr>
      <w:r>
        <w:rPr>
          <w:b/>
          <w:bCs/>
        </w:rPr>
        <w:t xml:space="preserve">Ben’s Role &amp; Compensation: </w:t>
      </w:r>
      <w:r>
        <w:t xml:space="preserve">We would expect Ben to sign a </w:t>
      </w:r>
      <w:r>
        <w:rPr>
          <w:highlight w:val="yellow"/>
        </w:rPr>
        <w:t>[5]</w:t>
      </w:r>
      <w:r>
        <w:t>-year employment agreement on the following terms:</w:t>
      </w:r>
    </w:p>
    <w:p w14:paraId="3F27D076" w14:textId="77777777" w:rsidR="005C4635" w:rsidRDefault="005C4635">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0A3D9D82"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5750752" w14:textId="77777777" w:rsidR="005C4635" w:rsidRDefault="00000000">
            <w:pPr>
              <w:spacing w:line="264" w:lineRule="auto"/>
            </w:pPr>
            <w:r>
              <w:rPr>
                <w:b/>
                <w:bCs/>
              </w:rPr>
              <w:t>Title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5A6C76E" w14:textId="77777777" w:rsidR="005C4635" w:rsidRDefault="00000000">
            <w:pPr>
              <w:spacing w:line="264" w:lineRule="auto"/>
            </w:pPr>
            <w:r>
              <w:rPr>
                <w:highlight w:val="yellow"/>
              </w:rPr>
              <w:t>[Accounting Director]</w:t>
            </w:r>
            <w:r>
              <w:t xml:space="preserve">, </w:t>
            </w:r>
            <w:r>
              <w:rPr>
                <w:highlight w:val="yellow"/>
              </w:rPr>
              <w:t>[reporting to Topkey’s CEO]</w:t>
            </w:r>
          </w:p>
        </w:tc>
      </w:tr>
      <w:tr w:rsidR="005C4635" w14:paraId="42DABEC2"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8D02FD5" w14:textId="77777777" w:rsidR="005C4635" w:rsidRDefault="00000000">
            <w:pPr>
              <w:spacing w:line="264" w:lineRule="auto"/>
            </w:pPr>
            <w:r>
              <w:rPr>
                <w:b/>
                <w:bCs/>
              </w:rPr>
              <w:t>Base Salary</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C7F3A4" w14:textId="77777777" w:rsidR="005C4635" w:rsidRDefault="00000000">
            <w:pPr>
              <w:spacing w:line="264" w:lineRule="auto"/>
            </w:pPr>
            <w:r>
              <w:rPr>
                <w:b/>
                <w:bCs/>
              </w:rPr>
              <w:t>$150,000</w:t>
            </w:r>
            <w:r>
              <w:t xml:space="preserve"> per year</w:t>
            </w:r>
          </w:p>
        </w:tc>
      </w:tr>
      <w:tr w:rsidR="005C4635" w14:paraId="00BA95AD"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CD4ECB2" w14:textId="77777777" w:rsidR="005C4635" w:rsidRDefault="00000000">
            <w:pPr>
              <w:spacing w:line="264" w:lineRule="auto"/>
            </w:pPr>
            <w:r>
              <w:rPr>
                <w:b/>
                <w:bCs/>
              </w:rPr>
              <w:t>Client Growth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8948CB" w14:textId="77777777" w:rsidR="005C4635" w:rsidRDefault="00000000">
            <w:pPr>
              <w:spacing w:line="264" w:lineRule="auto"/>
            </w:pPr>
            <w:r>
              <w:rPr>
                <w:b/>
                <w:bCs/>
              </w:rPr>
              <w:t>$50,000</w:t>
            </w:r>
            <w:r>
              <w:t xml:space="preserve"> per year for achieving the annual customer growth target</w:t>
            </w:r>
          </w:p>
        </w:tc>
      </w:tr>
      <w:tr w:rsidR="005C4635" w14:paraId="1B190B4C"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0CC021" w14:textId="77777777" w:rsidR="005C4635" w:rsidRDefault="00000000">
            <w:pPr>
              <w:spacing w:line="264" w:lineRule="auto"/>
            </w:pPr>
            <w:r>
              <w:rPr>
                <w:b/>
                <w:bCs/>
              </w:rPr>
              <w:t>Employee Retention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13360E5" w14:textId="77777777" w:rsidR="005C4635" w:rsidRDefault="00000000">
            <w:pPr>
              <w:spacing w:line="264" w:lineRule="auto"/>
            </w:pPr>
            <w:r>
              <w:rPr>
                <w:b/>
                <w:bCs/>
              </w:rPr>
              <w:t>$50,000</w:t>
            </w:r>
            <w:r>
              <w:t xml:space="preserve"> per year for achieving the annual employee retention target</w:t>
            </w:r>
          </w:p>
        </w:tc>
      </w:tr>
      <w:tr w:rsidR="005C4635" w14:paraId="316BCB78"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AD31321" w14:textId="4B19B274" w:rsidR="005C4635" w:rsidRDefault="00000000">
            <w:pPr>
              <w:spacing w:line="264" w:lineRule="auto"/>
            </w:pPr>
            <w:r>
              <w:rPr>
                <w:b/>
                <w:bCs/>
              </w:rPr>
              <w:t>Total Earning Potential</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E9190C5" w14:textId="7F5A6D22" w:rsidR="005C4635" w:rsidRDefault="00000000">
            <w:pPr>
              <w:spacing w:line="264" w:lineRule="auto"/>
            </w:pPr>
            <w:r>
              <w:rPr>
                <w:b/>
                <w:bCs/>
              </w:rPr>
              <w:t>Up to $250,000</w:t>
            </w:r>
            <w:r>
              <w:t xml:space="preserve"> per year.</w:t>
            </w:r>
          </w:p>
        </w:tc>
      </w:tr>
      <w:tr w:rsidR="005C4635" w14:paraId="2B4F7184"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F697A10" w14:textId="77777777" w:rsidR="005C4635" w:rsidRDefault="00000000">
            <w:pPr>
              <w:spacing w:line="264" w:lineRule="auto"/>
            </w:pPr>
            <w:r>
              <w:rPr>
                <w:b/>
                <w:bCs/>
              </w:rPr>
              <w:t>Work Location &amp; Schedule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C7C6584" w14:textId="2F58A1ED" w:rsidR="005C4635" w:rsidRDefault="00000000">
            <w:pPr>
              <w:spacing w:line="264" w:lineRule="auto"/>
            </w:pPr>
            <w:r>
              <w:t xml:space="preserve">Fully remote. </w:t>
            </w:r>
          </w:p>
        </w:tc>
      </w:tr>
      <w:tr w:rsidR="005C4635" w14:paraId="30F1E4B3"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1C29266" w14:textId="77777777" w:rsidR="005C4635" w:rsidRDefault="00000000">
            <w:pPr>
              <w:spacing w:line="264" w:lineRule="auto"/>
            </w:pPr>
            <w:r>
              <w:rPr>
                <w:b/>
                <w:bCs/>
              </w:rPr>
              <w:t>Benefits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7046F" w14:textId="77777777" w:rsidR="005C4635" w:rsidRPr="00772CC4" w:rsidRDefault="00000000">
            <w:pPr>
              <w:spacing w:line="264" w:lineRule="auto"/>
              <w:rPr>
                <w:highlight w:val="yellow"/>
              </w:rPr>
            </w:pPr>
            <w:r>
              <w:rPr>
                <w:highlight w:val="yellow"/>
              </w:rPr>
              <w:t>Eligible for Topkey benefit plans on the same basis as other Topkey executives</w:t>
            </w:r>
          </w:p>
        </w:tc>
      </w:tr>
      <w:tr w:rsidR="005C4635" w14:paraId="4089CD66"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4ADF80B7" w14:textId="77777777" w:rsidR="005C4635" w:rsidRDefault="00000000">
            <w:pPr>
              <w:spacing w:line="264" w:lineRule="auto"/>
            </w:pPr>
            <w:r>
              <w:rPr>
                <w:b/>
                <w:bCs/>
              </w:rPr>
              <w:t>Employment Term</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B59D693" w14:textId="77777777" w:rsidR="005C4635" w:rsidRDefault="00000000">
            <w:pPr>
              <w:spacing w:line="264" w:lineRule="auto"/>
            </w:pPr>
            <w:r>
              <w:rPr>
                <w:highlight w:val="yellow"/>
              </w:rPr>
              <w:t>[5]</w:t>
            </w:r>
            <w:r>
              <w:t>-year employment agreement</w:t>
            </w:r>
          </w:p>
        </w:tc>
      </w:tr>
    </w:tbl>
    <w:p w14:paraId="01998F9C" w14:textId="77777777" w:rsidR="005C4635" w:rsidRDefault="005C4635">
      <w:pPr>
        <w:spacing w:after="160"/>
      </w:pPr>
    </w:p>
    <w:p w14:paraId="7B270712" w14:textId="77777777" w:rsidR="005C4635" w:rsidRDefault="00000000">
      <w:pPr>
        <w:spacing w:before="200" w:after="100"/>
      </w:pPr>
      <w:r>
        <w:rPr>
          <w:b/>
          <w:bCs/>
          <w:color w:val="9A0033"/>
          <w:sz w:val="22"/>
          <w:szCs w:val="22"/>
        </w:rPr>
        <w:t>Bonus Target Framework</w:t>
      </w:r>
    </w:p>
    <w:p w14:paraId="23472E9C" w14:textId="10A29AB2" w:rsidR="005C4635" w:rsidRDefault="00000000">
      <w:pPr>
        <w:pStyle w:val="ListParagraph"/>
        <w:numPr>
          <w:ilvl w:val="0"/>
          <w:numId w:val="3"/>
        </w:numPr>
        <w:spacing w:after="80" w:line="264" w:lineRule="auto"/>
        <w:jc w:val="both"/>
      </w:pPr>
      <w:r>
        <w:rPr>
          <w:b/>
          <w:bCs/>
        </w:rPr>
        <w:t xml:space="preserve">Client growth target: </w:t>
      </w:r>
      <w:r>
        <w:t xml:space="preserve">Net recurring revenue growth of </w:t>
      </w:r>
      <w:r>
        <w:rPr>
          <w:highlight w:val="yellow"/>
        </w:rPr>
        <w:t>[20]</w:t>
      </w:r>
      <w:r>
        <w:t xml:space="preserve">% over the prior calendar year, measured as new client revenue less churned client revenue. </w:t>
      </w:r>
    </w:p>
    <w:p w14:paraId="7CD3D96E" w14:textId="77777777" w:rsidR="005C4635" w:rsidRDefault="00000000">
      <w:pPr>
        <w:pStyle w:val="ListParagraph"/>
        <w:numPr>
          <w:ilvl w:val="0"/>
          <w:numId w:val="3"/>
        </w:numPr>
        <w:spacing w:after="80" w:line="264" w:lineRule="auto"/>
        <w:jc w:val="both"/>
      </w:pPr>
      <w:r>
        <w:rPr>
          <w:b/>
          <w:bCs/>
        </w:rPr>
        <w:t xml:space="preserve">Employee retention target: </w:t>
      </w:r>
      <w:r>
        <w:t xml:space="preserve">Annual employee retention of </w:t>
      </w:r>
      <w:r>
        <w:rPr>
          <w:highlight w:val="yellow"/>
        </w:rPr>
        <w:t>[85]</w:t>
      </w:r>
      <w:r>
        <w:t xml:space="preserve">% across </w:t>
      </w:r>
      <w:r>
        <w:rPr>
          <w:highlight w:val="yellow"/>
        </w:rPr>
        <w:t>[bookkeepers, client leads and accounting managers]</w:t>
      </w:r>
      <w:r>
        <w:t xml:space="preserve">. Calculated as average headcount over the calendar year, less the number of those team members who depart during the year, divided by average headcount over the calendar year. The target is measured only on team members who have completed their initial </w:t>
      </w:r>
      <w:r>
        <w:rPr>
          <w:highlight w:val="yellow"/>
        </w:rPr>
        <w:t>[90]</w:t>
      </w:r>
      <w:r>
        <w:t>-day evaluation period, so Keystone’s hire-and-evaluate recruiting model is not penalized.</w:t>
      </w:r>
    </w:p>
    <w:p w14:paraId="66494B18" w14:textId="77777777" w:rsidR="005C4635" w:rsidRDefault="00000000">
      <w:pPr>
        <w:pStyle w:val="ListParagraph"/>
        <w:numPr>
          <w:ilvl w:val="0"/>
          <w:numId w:val="3"/>
        </w:numPr>
        <w:spacing w:after="80" w:line="264" w:lineRule="auto"/>
        <w:jc w:val="both"/>
      </w:pPr>
      <w:r>
        <w:t xml:space="preserve">Each bonus is earned independently and paid within </w:t>
      </w:r>
      <w:r>
        <w:rPr>
          <w:highlight w:val="yellow"/>
        </w:rPr>
        <w:t>[60]</w:t>
      </w:r>
      <w:r>
        <w:t xml:space="preserve"> days after year-end. The first measurement period is calendar year 2027.</w:t>
      </w:r>
    </w:p>
    <w:p w14:paraId="24D2B48F" w14:textId="77777777" w:rsidR="005C4635" w:rsidRDefault="00000000">
      <w:pPr>
        <w:pStyle w:val="ListParagraph"/>
        <w:numPr>
          <w:ilvl w:val="0"/>
          <w:numId w:val="3"/>
        </w:numPr>
        <w:spacing w:after="80" w:line="264" w:lineRule="auto"/>
        <w:jc w:val="both"/>
      </w:pPr>
      <w:r>
        <w:t xml:space="preserve">Specific targets are set jointly with Ben as part of the annual budget. </w:t>
      </w:r>
      <w:r>
        <w:rPr>
          <w:highlight w:val="yellow"/>
        </w:rPr>
        <w:t>[Partial payout for partial achievement]</w:t>
      </w:r>
      <w:r>
        <w:t xml:space="preserve"> to be discussed.</w:t>
      </w:r>
    </w:p>
    <w:p w14:paraId="42658773" w14:textId="77777777" w:rsidR="005C4635" w:rsidRDefault="00000000">
      <w:pPr>
        <w:pStyle w:val="ListParagraph"/>
        <w:numPr>
          <w:ilvl w:val="0"/>
          <w:numId w:val="2"/>
        </w:numPr>
        <w:spacing w:after="120" w:line="264" w:lineRule="auto"/>
        <w:jc w:val="both"/>
      </w:pPr>
      <w:r>
        <w:rPr>
          <w:b/>
          <w:bCs/>
        </w:rPr>
        <w:t xml:space="preserve">Operating Decisions: </w:t>
      </w:r>
      <w:r>
        <w:t>Ben continues to run Keystone day to day. Topkey’s role is to add engineering, capital and thought partnership, not to manage the business.</w:t>
      </w:r>
    </w:p>
    <w:p w14:paraId="4C0A14C7"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7CFBCEA5" w14:textId="77777777">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9CBF381" w14:textId="77777777" w:rsidR="005C4635" w:rsidRDefault="00000000">
            <w:r>
              <w:rPr>
                <w:b/>
                <w:bCs/>
                <w:color w:val="FFFFFF"/>
              </w:rPr>
              <w:t>Ben Keeps Control Of</w:t>
            </w:r>
          </w:p>
        </w:tc>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60497434" w14:textId="77777777" w:rsidR="005C4635" w:rsidRDefault="00000000">
            <w:r>
              <w:rPr>
                <w:b/>
                <w:bCs/>
                <w:color w:val="FFFFFF"/>
              </w:rPr>
              <w:t>Requires Topkey Approval</w:t>
            </w:r>
          </w:p>
        </w:tc>
      </w:tr>
      <w:tr w:rsidR="005C4635" w14:paraId="3F588B6A"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3339563" w14:textId="77777777" w:rsidR="005C4635" w:rsidRDefault="00000000">
            <w:pPr>
              <w:pStyle w:val="ListParagraph"/>
              <w:numPr>
                <w:ilvl w:val="0"/>
                <w:numId w:val="3"/>
              </w:numPr>
              <w:spacing w:after="80" w:line="264" w:lineRule="auto"/>
              <w:jc w:val="both"/>
            </w:pPr>
            <w:r>
              <w:lastRenderedPageBreak/>
              <w:t>Day-to-day operations and client service delivery</w:t>
            </w:r>
          </w:p>
          <w:p w14:paraId="4CF6E423" w14:textId="77777777" w:rsidR="005C4635" w:rsidRDefault="00000000">
            <w:pPr>
              <w:pStyle w:val="ListParagraph"/>
              <w:numPr>
                <w:ilvl w:val="0"/>
                <w:numId w:val="3"/>
              </w:numPr>
              <w:spacing w:after="80" w:line="264" w:lineRule="auto"/>
              <w:jc w:val="both"/>
            </w:pPr>
            <w:r>
              <w:t>Pod structure, staffing levels, and hiring and termination decisions within the approved budget</w:t>
            </w:r>
          </w:p>
          <w:p w14:paraId="369ADF25" w14:textId="77777777" w:rsidR="005C4635" w:rsidRDefault="00000000">
            <w:pPr>
              <w:pStyle w:val="ListParagraph"/>
              <w:numPr>
                <w:ilvl w:val="0"/>
                <w:numId w:val="3"/>
              </w:numPr>
              <w:spacing w:after="80" w:line="264" w:lineRule="auto"/>
              <w:jc w:val="both"/>
            </w:pPr>
            <w:r>
              <w:t>Team compensation, KPIs and bonus programs within budget</w:t>
            </w:r>
          </w:p>
          <w:p w14:paraId="6E6F4C68" w14:textId="77777777" w:rsidR="005C4635" w:rsidRDefault="00000000">
            <w:pPr>
              <w:pStyle w:val="ListParagraph"/>
              <w:numPr>
                <w:ilvl w:val="0"/>
                <w:numId w:val="3"/>
              </w:numPr>
              <w:spacing w:after="80" w:line="264" w:lineRule="auto"/>
              <w:jc w:val="both"/>
            </w:pPr>
            <w:r>
              <w:t>Recruiting approach and management of the offshore team</w:t>
            </w:r>
          </w:p>
          <w:p w14:paraId="3ED313F0" w14:textId="77777777" w:rsidR="005C4635" w:rsidRDefault="00000000">
            <w:pPr>
              <w:pStyle w:val="ListParagraph"/>
              <w:numPr>
                <w:ilvl w:val="0"/>
                <w:numId w:val="3"/>
              </w:numPr>
              <w:spacing w:after="80" w:line="264" w:lineRule="auto"/>
              <w:jc w:val="both"/>
            </w:pPr>
            <w:r>
              <w:t>Client acceptance criteria, onboarding and service standards</w:t>
            </w:r>
          </w:p>
          <w:p w14:paraId="42B0B63A" w14:textId="77777777" w:rsidR="005C4635" w:rsidRDefault="00000000">
            <w:pPr>
              <w:pStyle w:val="ListParagraph"/>
              <w:numPr>
                <w:ilvl w:val="0"/>
                <w:numId w:val="3"/>
              </w:numPr>
              <w:spacing w:after="80" w:line="264" w:lineRule="auto"/>
              <w:jc w:val="both"/>
            </w:pPr>
            <w:r>
              <w:t>Service pricing within the approved pricing guidelines</w:t>
            </w:r>
          </w:p>
          <w:p w14:paraId="104BB952" w14:textId="77777777" w:rsidR="005C4635" w:rsidRDefault="00000000">
            <w:pPr>
              <w:pStyle w:val="ListParagraph"/>
              <w:numPr>
                <w:ilvl w:val="0"/>
                <w:numId w:val="3"/>
              </w:numPr>
              <w:spacing w:after="80" w:line="264" w:lineRule="auto"/>
              <w:jc w:val="both"/>
            </w:pPr>
            <w:r>
              <w:t>Marketing, content and conference presence within budget</w:t>
            </w:r>
          </w:p>
          <w:p w14:paraId="441147FE" w14:textId="77777777" w:rsidR="005C4635" w:rsidRDefault="00000000">
            <w:pPr>
              <w:pStyle w:val="ListParagraph"/>
              <w:numPr>
                <w:ilvl w:val="0"/>
                <w:numId w:val="3"/>
              </w:numPr>
              <w:spacing w:after="80" w:line="264" w:lineRule="auto"/>
              <w:jc w:val="both"/>
            </w:pPr>
            <w:r>
              <w:t>His own schedule, location and working style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603C6DE" w14:textId="77777777" w:rsidR="005C4635" w:rsidRDefault="00000000">
            <w:pPr>
              <w:pStyle w:val="ListParagraph"/>
              <w:numPr>
                <w:ilvl w:val="0"/>
                <w:numId w:val="3"/>
              </w:numPr>
              <w:spacing w:after="80" w:line="264" w:lineRule="auto"/>
              <w:jc w:val="both"/>
            </w:pPr>
            <w:r>
              <w:t>Annual operating budget and headcount plan</w:t>
            </w:r>
          </w:p>
          <w:p w14:paraId="39F12C8F" w14:textId="77777777" w:rsidR="005C4635" w:rsidRDefault="00000000">
            <w:pPr>
              <w:pStyle w:val="ListParagraph"/>
              <w:numPr>
                <w:ilvl w:val="0"/>
                <w:numId w:val="3"/>
              </w:numPr>
              <w:spacing w:after="80" w:line="264" w:lineRule="auto"/>
              <w:jc w:val="both"/>
            </w:pPr>
            <w:r>
              <w:t>New hires or compensation changes above $</w:t>
            </w:r>
            <w:r>
              <w:rPr>
                <w:highlight w:val="yellow"/>
              </w:rPr>
              <w:t>[80,000]</w:t>
            </w:r>
            <w:r>
              <w:t xml:space="preserve"> per year</w:t>
            </w:r>
          </w:p>
          <w:p w14:paraId="744731BA" w14:textId="77777777" w:rsidR="005C4635" w:rsidRDefault="00000000">
            <w:pPr>
              <w:pStyle w:val="ListParagraph"/>
              <w:numPr>
                <w:ilvl w:val="0"/>
                <w:numId w:val="3"/>
              </w:numPr>
              <w:spacing w:after="80" w:line="264" w:lineRule="auto"/>
              <w:jc w:val="both"/>
            </w:pPr>
            <w:r>
              <w:t>Software or vendor contracts above $</w:t>
            </w:r>
            <w:r>
              <w:rPr>
                <w:highlight w:val="yellow"/>
              </w:rPr>
              <w:t>[10,000]</w:t>
            </w:r>
            <w:r>
              <w:t xml:space="preserve"> per year, and changes to the core tech stack</w:t>
            </w:r>
          </w:p>
          <w:p w14:paraId="6A4BAD38" w14:textId="77777777" w:rsidR="005C4635" w:rsidRDefault="00000000">
            <w:pPr>
              <w:pStyle w:val="ListParagraph"/>
              <w:numPr>
                <w:ilvl w:val="0"/>
                <w:numId w:val="3"/>
              </w:numPr>
              <w:spacing w:after="80" w:line="264" w:lineRule="auto"/>
              <w:jc w:val="both"/>
            </w:pPr>
            <w:r>
              <w:t>Debt, capital expenditures, guarantees or liens</w:t>
            </w:r>
          </w:p>
          <w:p w14:paraId="744138E6" w14:textId="77777777" w:rsidR="005C4635" w:rsidRDefault="00000000">
            <w:pPr>
              <w:pStyle w:val="ListParagraph"/>
              <w:numPr>
                <w:ilvl w:val="0"/>
                <w:numId w:val="3"/>
              </w:numPr>
              <w:spacing w:after="80" w:line="264" w:lineRule="auto"/>
              <w:jc w:val="both"/>
            </w:pPr>
            <w:r>
              <w:t>Acquisitions, new entities or new service lines</w:t>
            </w:r>
          </w:p>
          <w:p w14:paraId="0530BD8E" w14:textId="77777777" w:rsidR="005C4635" w:rsidRDefault="00000000">
            <w:pPr>
              <w:pStyle w:val="ListParagraph"/>
              <w:numPr>
                <w:ilvl w:val="0"/>
                <w:numId w:val="3"/>
              </w:numPr>
              <w:spacing w:after="80" w:line="264" w:lineRule="auto"/>
              <w:jc w:val="both"/>
            </w:pPr>
            <w:r>
              <w:t>Related-party transactions</w:t>
            </w:r>
          </w:p>
          <w:p w14:paraId="39E49693" w14:textId="77777777" w:rsidR="005C4635" w:rsidRDefault="00000000">
            <w:pPr>
              <w:pStyle w:val="ListParagraph"/>
              <w:numPr>
                <w:ilvl w:val="0"/>
                <w:numId w:val="3"/>
              </w:numPr>
              <w:spacing w:after="80" w:line="264" w:lineRule="auto"/>
              <w:jc w:val="both"/>
            </w:pPr>
            <w:r>
              <w:t xml:space="preserve">Material pricing changes (more than </w:t>
            </w:r>
            <w:r>
              <w:rPr>
                <w:highlight w:val="yellow"/>
              </w:rPr>
              <w:t>[5]</w:t>
            </w:r>
            <w:r>
              <w:t>%) or non-standard client contract terms</w:t>
            </w:r>
          </w:p>
          <w:p w14:paraId="117162C4" w14:textId="77777777" w:rsidR="005C4635" w:rsidRDefault="00000000">
            <w:pPr>
              <w:pStyle w:val="ListParagraph"/>
              <w:numPr>
                <w:ilvl w:val="0"/>
                <w:numId w:val="3"/>
              </w:numPr>
              <w:spacing w:after="80" w:line="264" w:lineRule="auto"/>
              <w:jc w:val="both"/>
            </w:pPr>
            <w:r>
              <w:t>Distributions, equity issuances, sale of material assets</w:t>
            </w:r>
          </w:p>
          <w:p w14:paraId="45E6B91E" w14:textId="77777777" w:rsidR="005C4635" w:rsidRDefault="00000000">
            <w:pPr>
              <w:pStyle w:val="ListParagraph"/>
              <w:numPr>
                <w:ilvl w:val="0"/>
                <w:numId w:val="3"/>
              </w:numPr>
              <w:spacing w:after="80" w:line="264" w:lineRule="auto"/>
              <w:jc w:val="both"/>
            </w:pPr>
            <w:r>
              <w:t>Litigation and settlements</w:t>
            </w:r>
          </w:p>
        </w:tc>
      </w:tr>
    </w:tbl>
    <w:p w14:paraId="42E94157" w14:textId="77777777" w:rsidR="005C4635" w:rsidRDefault="005C4635">
      <w:pPr>
        <w:spacing w:after="160"/>
      </w:pPr>
    </w:p>
    <w:p w14:paraId="097C8CA9" w14:textId="77777777" w:rsidR="005C4635" w:rsidRDefault="00000000">
      <w:pPr>
        <w:spacing w:before="200" w:after="100"/>
      </w:pPr>
      <w:r>
        <w:rPr>
          <w:b/>
          <w:bCs/>
          <w:color w:val="9A0033"/>
          <w:sz w:val="22"/>
          <w:szCs w:val="22"/>
        </w:rPr>
        <w:t>What Changes After Closing</w:t>
      </w:r>
    </w:p>
    <w:p w14:paraId="0A2CF202" w14:textId="77777777" w:rsidR="005C4635" w:rsidRDefault="00000000">
      <w:pPr>
        <w:pStyle w:val="ListParagraph"/>
        <w:numPr>
          <w:ilvl w:val="0"/>
          <w:numId w:val="3"/>
        </w:numPr>
        <w:spacing w:after="80" w:line="264" w:lineRule="auto"/>
        <w:jc w:val="both"/>
      </w:pPr>
      <w:r>
        <w:rPr>
          <w:b/>
          <w:bCs/>
        </w:rPr>
        <w:t xml:space="preserve">Ownership: </w:t>
      </w:r>
      <w:r>
        <w:t>Topkey owns 100% of Keystone. Ben’s ownership interest moves up to the Topkey level.</w:t>
      </w:r>
    </w:p>
    <w:p w14:paraId="794CFC8E" w14:textId="77777777" w:rsidR="005C4635" w:rsidRDefault="00000000">
      <w:pPr>
        <w:pStyle w:val="ListParagraph"/>
        <w:numPr>
          <w:ilvl w:val="0"/>
          <w:numId w:val="3"/>
        </w:numPr>
        <w:spacing w:after="80" w:line="264" w:lineRule="auto"/>
        <w:jc w:val="both"/>
      </w:pPr>
      <w:r>
        <w:rPr>
          <w:b/>
          <w:bCs/>
        </w:rPr>
        <w:t xml:space="preserve">Financial reporting: </w:t>
      </w:r>
      <w:r>
        <w:t>Keystone completes a monthly close and reports results to Topkey’s finance team. Keystone also operates against an annual budget that Ben prepares and Topkey approves.</w:t>
      </w:r>
    </w:p>
    <w:p w14:paraId="1981DEE1" w14:textId="77777777" w:rsidR="005C4635" w:rsidRDefault="00000000">
      <w:pPr>
        <w:pStyle w:val="ListParagraph"/>
        <w:numPr>
          <w:ilvl w:val="0"/>
          <w:numId w:val="3"/>
        </w:numPr>
        <w:spacing w:after="80" w:line="264" w:lineRule="auto"/>
        <w:jc w:val="both"/>
      </w:pPr>
      <w:r>
        <w:rPr>
          <w:b/>
          <w:bCs/>
        </w:rPr>
        <w:t xml:space="preserve">Technology: </w:t>
      </w:r>
      <w:r>
        <w:t>Topkey’s engineering team leads software and automation development in partnership with Keystone’s operators. Keystone’s current outsourced development work transitions to Topkey over time.</w:t>
      </w:r>
    </w:p>
    <w:p w14:paraId="26502AFE" w14:textId="77777777" w:rsidR="005C4635" w:rsidRDefault="00000000">
      <w:pPr>
        <w:pStyle w:val="ListParagraph"/>
        <w:numPr>
          <w:ilvl w:val="0"/>
          <w:numId w:val="3"/>
        </w:numPr>
        <w:spacing w:after="80" w:line="264" w:lineRule="auto"/>
        <w:jc w:val="both"/>
      </w:pPr>
      <w:r>
        <w:rPr>
          <w:b/>
          <w:bCs/>
        </w:rPr>
        <w:t xml:space="preserve">Software stack: </w:t>
      </w:r>
      <w:r>
        <w:t>Where Topkey offers an equivalent or better product (for example, trust accounting in place of VR Platform), tools migrate to Topkey on a jointly planned, phased timeline. Clients are not moved until the product is ready.</w:t>
      </w:r>
    </w:p>
    <w:p w14:paraId="6C8E1029" w14:textId="77777777" w:rsidR="005C4635" w:rsidRDefault="00000000">
      <w:pPr>
        <w:pStyle w:val="ListParagraph"/>
        <w:numPr>
          <w:ilvl w:val="0"/>
          <w:numId w:val="3"/>
        </w:numPr>
        <w:spacing w:after="80" w:line="264" w:lineRule="auto"/>
        <w:jc w:val="both"/>
      </w:pPr>
      <w:r>
        <w:rPr>
          <w:b/>
          <w:bCs/>
        </w:rPr>
        <w:t xml:space="preserve">Banking and payments: </w:t>
      </w:r>
      <w:r>
        <w:t>Keystone operating accounts move to Topkey’s banking platform.</w:t>
      </w:r>
    </w:p>
    <w:p w14:paraId="210EF673" w14:textId="77777777" w:rsidR="005C4635" w:rsidRDefault="00000000">
      <w:pPr>
        <w:pStyle w:val="ListParagraph"/>
        <w:numPr>
          <w:ilvl w:val="0"/>
          <w:numId w:val="3"/>
        </w:numPr>
        <w:spacing w:after="80" w:line="264" w:lineRule="auto"/>
        <w:jc w:val="both"/>
      </w:pPr>
      <w:r>
        <w:rPr>
          <w:b/>
          <w:bCs/>
        </w:rPr>
        <w:t xml:space="preserve">Brand: </w:t>
      </w:r>
      <w:r>
        <w:rPr>
          <w:highlight w:val="yellow"/>
        </w:rPr>
        <w:t>[Keystone begins operating under the Topkey brand, with roll-out process to be decided jointly.]</w:t>
      </w:r>
    </w:p>
    <w:p w14:paraId="56114F80" w14:textId="77777777" w:rsidR="005C4635" w:rsidRDefault="00000000">
      <w:pPr>
        <w:pStyle w:val="ListParagraph"/>
        <w:numPr>
          <w:ilvl w:val="0"/>
          <w:numId w:val="2"/>
        </w:numPr>
        <w:spacing w:after="120" w:line="264" w:lineRule="auto"/>
        <w:jc w:val="both"/>
      </w:pPr>
      <w:r>
        <w:rPr>
          <w:b/>
          <w:bCs/>
        </w:rPr>
        <w:t>Other Important Considerations:</w:t>
      </w:r>
    </w:p>
    <w:p w14:paraId="7123C467" w14:textId="77777777" w:rsidR="005C4635" w:rsidRDefault="00000000">
      <w:pPr>
        <w:pStyle w:val="ListParagraph"/>
        <w:numPr>
          <w:ilvl w:val="1"/>
          <w:numId w:val="2"/>
        </w:numPr>
        <w:spacing w:after="120" w:line="264" w:lineRule="auto"/>
        <w:jc w:val="both"/>
      </w:pPr>
      <w:r>
        <w:rPr>
          <w:b/>
          <w:bCs/>
        </w:rPr>
        <w:t xml:space="preserve">Growth support: </w:t>
      </w:r>
      <w:r>
        <w:t xml:space="preserve">Topkey refers bookkeeping clients from its customer base to Keystone. With roughly </w:t>
      </w:r>
      <w:r>
        <w:rPr>
          <w:highlight w:val="yellow"/>
        </w:rPr>
        <w:t>[325]</w:t>
      </w:r>
      <w:r>
        <w:t xml:space="preserve"> property management companies on the platform today and only a handful using a bookkeeping service through us, this is a meaningful and largely untapped channel. Topkey also supports future tuck-in acquisitions with M&amp;A resources and capital.</w:t>
      </w:r>
    </w:p>
    <w:p w14:paraId="04329AA2" w14:textId="77777777" w:rsidR="005C4635" w:rsidRDefault="00000000">
      <w:pPr>
        <w:pStyle w:val="ListParagraph"/>
        <w:numPr>
          <w:ilvl w:val="1"/>
          <w:numId w:val="2"/>
        </w:numPr>
        <w:spacing w:after="120" w:line="264" w:lineRule="auto"/>
        <w:jc w:val="both"/>
      </w:pPr>
      <w:r>
        <w:rPr>
          <w:b/>
          <w:bCs/>
        </w:rPr>
        <w:t xml:space="preserve">Existing Topkey relationship: </w:t>
      </w:r>
      <w:r>
        <w:t>Keystone’s current Topkey subscriptions become intercompany arrangements after closing. Client-facing pricing continues unchanged.</w:t>
      </w:r>
    </w:p>
    <w:p w14:paraId="2462EC08" w14:textId="77777777" w:rsidR="005C4635" w:rsidRDefault="00000000">
      <w:pPr>
        <w:pStyle w:val="ListParagraph"/>
        <w:numPr>
          <w:ilvl w:val="1"/>
          <w:numId w:val="2"/>
        </w:numPr>
        <w:spacing w:after="120" w:line="264" w:lineRule="auto"/>
        <w:jc w:val="both"/>
      </w:pPr>
      <w:r>
        <w:rPr>
          <w:b/>
          <w:bCs/>
        </w:rPr>
        <w:t xml:space="preserve">Intellectual property: </w:t>
      </w:r>
      <w:r>
        <w:t>Keystone’s internally developed tools, including Arch and the practice-management and client-portal build currently under way, transfer with the business, together with all work product of third-party developers engaged on them. Confirmation that this work product has been validly assigned to Keystone is a diligence item.</w:t>
      </w:r>
    </w:p>
    <w:p w14:paraId="0205A4B5" w14:textId="77777777" w:rsidR="005C4635" w:rsidRDefault="00000000">
      <w:pPr>
        <w:pStyle w:val="ListParagraph"/>
        <w:numPr>
          <w:ilvl w:val="1"/>
          <w:numId w:val="2"/>
        </w:numPr>
        <w:spacing w:after="120" w:line="264" w:lineRule="auto"/>
        <w:jc w:val="both"/>
      </w:pPr>
      <w:r>
        <w:rPr>
          <w:b/>
          <w:bCs/>
        </w:rPr>
        <w:t xml:space="preserve">Offshore team: </w:t>
      </w:r>
      <w:r>
        <w:t>Keystone engages its offshore team as direct contractors paid through Wise, with compliance managed by Keystone’s in-house HR manager. The parties will confirm the classification position in diligence and agree any go-forward approach together; no change to the current model is contemplated at closing.</w:t>
      </w:r>
    </w:p>
    <w:p w14:paraId="2D8C7744" w14:textId="77777777" w:rsidR="005C4635" w:rsidRDefault="00000000">
      <w:pPr>
        <w:pStyle w:val="ListParagraph"/>
        <w:numPr>
          <w:ilvl w:val="1"/>
          <w:numId w:val="2"/>
        </w:numPr>
        <w:spacing w:after="120" w:line="264" w:lineRule="auto"/>
        <w:jc w:val="both"/>
      </w:pPr>
      <w:r>
        <w:rPr>
          <w:b/>
          <w:bCs/>
        </w:rPr>
        <w:t xml:space="preserve">Related-party arrangements: </w:t>
      </w:r>
      <w:r>
        <w:t xml:space="preserve">Ben’s affiliated recruiting company, </w:t>
      </w:r>
      <w:r>
        <w:rPr>
          <w:highlight w:val="yellow"/>
        </w:rPr>
        <w:t>[name to be confirmed]</w:t>
      </w:r>
      <w:r>
        <w:t xml:space="preserve">, continues to source hires for Keystone on current terms, charging Keystone no recruiting fee. The parties expect existing related-party </w:t>
        <w:lastRenderedPageBreak/>
        <w:t>arrangements to continue on their current economic terms following closing, with any new or modified related-party arrangement, or any change to the economics of an existing one, subject to Topkey approval.</w:t>
      </w:r>
    </w:p>
    <w:p w14:paraId="00C83870" w14:textId="77777777" w:rsidR="005C4635" w:rsidRDefault="00000000">
      <w:pPr>
        <w:pStyle w:val="ListParagraph"/>
        <w:numPr>
          <w:ilvl w:val="1"/>
          <w:numId w:val="2"/>
        </w:numPr>
        <w:spacing w:after="120" w:line="264" w:lineRule="auto"/>
        <w:jc w:val="both"/>
      </w:pPr>
      <w:r>
        <w:rPr>
          <w:b/>
          <w:bCs/>
        </w:rPr>
        <w:t xml:space="preserve">Entity and transaction structure: </w:t>
      </w:r>
      <w:r>
        <w:t>Keystone is an S corporation. Whether the S election sits on a limited liability company or on a converted corporation determines whether the transaction is structured as an F reorganization or otherwise, and the parties will confirm this before definitive agreements are drafted. The parties intend to engage tax counsel jointly on the structuring of the equity consideration.</w:t>
      </w:r>
    </w:p>
    <w:p w14:paraId="1C29C4CE" w14:textId="77777777" w:rsidR="005C4635" w:rsidRDefault="00000000">
      <w:pPr>
        <w:pStyle w:val="ListParagraph"/>
        <w:numPr>
          <w:ilvl w:val="1"/>
          <w:numId w:val="2"/>
        </w:numPr>
        <w:spacing w:after="120" w:line="264" w:lineRule="auto"/>
        <w:jc w:val="both"/>
      </w:pPr>
      <w:r>
        <w:rPr>
          <w:b/>
          <w:bCs/>
        </w:rPr>
        <w:t xml:space="preserve">Restrictive covenants: </w:t>
      </w:r>
      <w:r>
        <w:t xml:space="preserve">Customary non-compete and non-solicitation of clients and employees for </w:t>
      </w:r>
      <w:r>
        <w:rPr>
          <w:highlight w:val="yellow"/>
        </w:rPr>
        <w:t>[5]</w:t>
      </w:r>
      <w:r>
        <w:t xml:space="preserve"> years after closing </w:t>
      </w:r>
      <w:r>
        <w:rPr>
          <w:highlight w:val="yellow"/>
        </w:rPr>
        <w:t>[or 2 years after employment ends, whichever is later]</w:t>
      </w:r>
      <w:r>
        <w:t>.</w:t>
      </w:r>
    </w:p>
    <w:p w14:paraId="096FDB72" w14:textId="77777777" w:rsidR="005C4635" w:rsidRDefault="00000000">
      <w:pPr>
        <w:pStyle w:val="ListParagraph"/>
        <w:numPr>
          <w:ilvl w:val="1"/>
          <w:numId w:val="2"/>
        </w:numPr>
        <w:spacing w:after="120" w:line="264" w:lineRule="auto"/>
        <w:jc w:val="both"/>
      </w:pPr>
      <w:r>
        <w:rPr>
          <w:b/>
          <w:bCs/>
        </w:rPr>
        <w:t xml:space="preserve">Reps, warranties &amp; indemnification: </w:t>
      </w:r>
      <w:r>
        <w:t xml:space="preserve">Customary for a transaction of this size, including an escrow funded at closing of </w:t>
      </w:r>
      <w:r>
        <w:rPr>
          <w:highlight w:val="yellow"/>
        </w:rPr>
        <w:t>[$X]</w:t>
      </w:r>
      <w:r>
        <w:t xml:space="preserve"> over an indemnity period of </w:t>
      </w:r>
      <w:r>
        <w:rPr>
          <w:highlight w:val="yellow"/>
        </w:rPr>
        <w:t>[X]</w:t>
      </w:r>
      <w:r>
        <w:t xml:space="preserve"> months.</w:t>
      </w:r>
    </w:p>
    <w:p w14:paraId="234263C5" w14:textId="77777777" w:rsidR="005C4635" w:rsidRDefault="00000000">
      <w:pPr>
        <w:pStyle w:val="ListParagraph"/>
        <w:numPr>
          <w:ilvl w:val="1"/>
          <w:numId w:val="2"/>
        </w:numPr>
        <w:spacing w:after="120" w:line="264" w:lineRule="auto"/>
        <w:jc w:val="both"/>
      </w:pPr>
      <w:r>
        <w:rPr>
          <w:highlight w:val="yellow"/>
        </w:rPr>
        <w:t>[Topkey open item: confirm whether, and how, to address in this letter (a) Topkey’s existing third-party bookkeeping arrangements and how they are handled after closing, and (b) whether Ben may retain a minority interest in Keystone alongside or in place of a portion of the Topkey equity, which would reduce the cash payable at closing.]</w:t>
      </w:r>
    </w:p>
    <w:p w14:paraId="44FA3300" w14:textId="2208BE51" w:rsidR="005C4635" w:rsidRDefault="00000000">
      <w:pPr>
        <w:pStyle w:val="ListParagraph"/>
        <w:numPr>
          <w:ilvl w:val="0"/>
          <w:numId w:val="2"/>
        </w:numPr>
        <w:spacing w:after="120" w:line="264" w:lineRule="auto"/>
        <w:jc w:val="both"/>
      </w:pPr>
      <w:r>
        <w:rPr>
          <w:b/>
          <w:bCs/>
        </w:rPr>
        <w:t xml:space="preserve">Confirmatory Diligence: </w:t>
      </w:r>
      <w:r>
        <w:t>Following signing of this letter, our due diligence review will cover:</w:t>
      </w:r>
    </w:p>
    <w:p w14:paraId="4D83728F" w14:textId="77777777" w:rsidR="005C4635" w:rsidRDefault="00000000">
      <w:pPr>
        <w:pStyle w:val="ListParagraph"/>
        <w:numPr>
          <w:ilvl w:val="1"/>
          <w:numId w:val="2"/>
        </w:numPr>
        <w:spacing w:after="120" w:line="264" w:lineRule="auto"/>
        <w:jc w:val="both"/>
      </w:pPr>
      <w:r>
        <w:t>Quality of earnings and normalized working capital;</w:t>
      </w:r>
    </w:p>
    <w:p w14:paraId="46CEBB27" w14:textId="77777777" w:rsidR="005C4635" w:rsidRDefault="00000000">
      <w:pPr>
        <w:pStyle w:val="ListParagraph"/>
        <w:numPr>
          <w:ilvl w:val="1"/>
          <w:numId w:val="2"/>
        </w:numPr>
        <w:spacing w:after="120" w:line="264" w:lineRule="auto"/>
        <w:jc w:val="both"/>
      </w:pPr>
      <w:r>
        <w:t>Client contracts, retention and churn, including revenue per client and properties per client;</w:t>
      </w:r>
    </w:p>
    <w:p w14:paraId="03EEB3E5" w14:textId="77777777" w:rsidR="005C4635" w:rsidRDefault="00000000">
      <w:pPr>
        <w:pStyle w:val="ListParagraph"/>
        <w:numPr>
          <w:ilvl w:val="1"/>
          <w:numId w:val="2"/>
        </w:numPr>
        <w:spacing w:after="120" w:line="264" w:lineRule="auto"/>
        <w:jc w:val="both"/>
      </w:pPr>
      <w:r>
        <w:t>Employee and contractor roster, including classification and compliance position of the offshore team;</w:t>
      </w:r>
    </w:p>
    <w:p w14:paraId="7777FACE" w14:textId="716A2F8A" w:rsidR="005C4635" w:rsidRDefault="00000000">
      <w:pPr>
        <w:pStyle w:val="ListParagraph"/>
        <w:numPr>
          <w:ilvl w:val="1"/>
          <w:numId w:val="2"/>
        </w:numPr>
        <w:spacing w:after="120" w:line="264" w:lineRule="auto"/>
        <w:jc w:val="both"/>
      </w:pPr>
      <w:r>
        <w:t xml:space="preserve">Software and vendor contracts and their assignability, including VR Platform and Karbon;</w:t>
      </w:r>
    </w:p>
    <w:p w14:paraId="50DDADE4" w14:textId="77777777" w:rsidR="005C4635" w:rsidRDefault="00000000">
      <w:pPr>
        <w:pStyle w:val="ListParagraph"/>
        <w:numPr>
          <w:ilvl w:val="1"/>
          <w:numId w:val="2"/>
        </w:numPr>
        <w:spacing w:after="120" w:line="264" w:lineRule="auto"/>
        <w:jc w:val="both"/>
      </w:pPr>
      <w:r>
        <w:t>Ownership and assignability of internally developed software and third-party developer work product;</w:t>
      </w:r>
    </w:p>
    <w:p w14:paraId="6364E3CF" w14:textId="77777777" w:rsidR="005C4635" w:rsidRDefault="00000000">
      <w:pPr>
        <w:pStyle w:val="ListParagraph"/>
        <w:numPr>
          <w:ilvl w:val="1"/>
          <w:numId w:val="2"/>
        </w:numPr>
        <w:spacing w:after="120" w:line="264" w:lineRule="auto"/>
        <w:jc w:val="both"/>
      </w:pPr>
      <w:r>
        <w:t>Franchise, marketplace and referral agreements and their assignability, including PMI and the PMS marketplaces;</w:t>
      </w:r>
    </w:p>
    <w:p w14:paraId="30847031" w14:textId="77777777" w:rsidR="005C4635" w:rsidRDefault="00000000">
      <w:pPr>
        <w:pStyle w:val="ListParagraph"/>
        <w:numPr>
          <w:ilvl w:val="1"/>
          <w:numId w:val="2"/>
        </w:numPr>
        <w:spacing w:after="120" w:line="264" w:lineRule="auto"/>
        <w:jc w:val="both"/>
      </w:pPr>
      <w:r>
        <w:t>Revenue-share and affiliate arrangements with software, banking and payments partners; and</w:t>
      </w:r>
    </w:p>
    <w:p w14:paraId="63D0C22B" w14:textId="77777777" w:rsidR="005C4635" w:rsidRDefault="00000000">
      <w:pPr>
        <w:pStyle w:val="ListParagraph"/>
        <w:numPr>
          <w:ilvl w:val="1"/>
          <w:numId w:val="2"/>
        </w:numPr>
        <w:spacing w:after="120" w:line="264" w:lineRule="auto"/>
        <w:jc w:val="both"/>
      </w:pPr>
      <w:r>
        <w:t>Entity and tax status, including the mechanics of Keystone’s S corporation election.</w:t>
      </w:r>
    </w:p>
    <w:p w14:paraId="5AB5D891" w14:textId="77777777" w:rsidR="005C4635" w:rsidRDefault="00000000">
      <w:pPr>
        <w:pStyle w:val="ListParagraph"/>
        <w:numPr>
          <w:ilvl w:val="0"/>
          <w:numId w:val="2"/>
        </w:numPr>
        <w:spacing w:after="120" w:line="264" w:lineRule="auto"/>
        <w:jc w:val="both"/>
      </w:pPr>
      <w:r>
        <w:rPr>
          <w:b/>
          <w:bCs/>
        </w:rPr>
        <w:t xml:space="preserve">Timeline: </w:t>
      </w:r>
      <w:r>
        <w:t>Our proposed path to closing is as follows:</w:t>
      </w:r>
    </w:p>
    <w:p w14:paraId="0D421090"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65238520"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A822EA4" w14:textId="77777777" w:rsidR="005C4635" w:rsidRDefault="00000000">
            <w:pPr>
              <w:spacing w:line="264" w:lineRule="auto"/>
            </w:pPr>
            <w:r>
              <w:rPr>
                <w:b/>
                <w:bCs/>
              </w:rPr>
              <w:t>September 30,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F442A9D" w14:textId="77777777" w:rsidR="005C4635" w:rsidRDefault="00000000">
            <w:pPr>
              <w:spacing w:line="264" w:lineRule="auto"/>
            </w:pPr>
            <w:r>
              <w:t>Sign LOI</w:t>
            </w:r>
          </w:p>
        </w:tc>
      </w:tr>
      <w:tr w:rsidR="005C4635" w14:paraId="4866097A"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EB71064" w14:textId="77777777" w:rsidR="005C4635" w:rsidRDefault="00000000">
            <w:pPr>
              <w:spacing w:line="264" w:lineRule="auto"/>
            </w:pPr>
            <w:r>
              <w:rPr>
                <w:b/>
                <w:bCs/>
              </w:rPr>
              <w:t>October – mid-December</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FC9827" w14:textId="77777777" w:rsidR="005C4635" w:rsidRDefault="00000000">
            <w:pPr>
              <w:spacing w:line="264" w:lineRule="auto"/>
            </w:pPr>
            <w:r>
              <w:t>Confirmatory diligence, definitive agreements, and integration planning (11-week process)</w:t>
            </w:r>
          </w:p>
        </w:tc>
      </w:tr>
      <w:tr w:rsidR="005C4635" w14:paraId="2E1C5CB1"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D866A29" w14:textId="77777777" w:rsidR="005C4635" w:rsidRDefault="00000000">
            <w:pPr>
              <w:spacing w:line="264" w:lineRule="auto"/>
            </w:pPr>
            <w:r>
              <w:rPr>
                <w:b/>
                <w:bCs/>
              </w:rPr>
              <w:t>December 18,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8A35C64" w14:textId="77777777" w:rsidR="005C4635" w:rsidRDefault="00000000">
            <w:pPr>
              <w:spacing w:line="264" w:lineRule="auto"/>
            </w:pPr>
            <w:r>
              <w:t>Sign closing documents and fund the escrow account</w:t>
            </w:r>
          </w:p>
        </w:tc>
      </w:tr>
      <w:tr w:rsidR="005C4635" w14:paraId="5BAA701C" w14:textId="77777777">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1CCF97" w14:textId="77777777" w:rsidR="005C4635" w:rsidRPr="00F60B7A" w:rsidRDefault="00000000">
            <w:pPr>
              <w:spacing w:line="264" w:lineRule="auto"/>
              <w:rPr>
                <w:highlight w:val="yellow"/>
              </w:rPr>
            </w:pPr>
            <w:r>
              <w:rPr>
                <w:b/>
                <w:bCs/>
                <w:highlight w:val="yellow"/>
              </w:rPr>
              <w:t>December 31,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9548CCE" w14:textId="77777777" w:rsidR="005C4635" w:rsidRPr="00F60B7A" w:rsidRDefault="00000000">
            <w:pPr>
              <w:spacing w:line="264" w:lineRule="auto"/>
              <w:rPr>
                <w:highlight w:val="yellow"/>
              </w:rPr>
            </w:pPr>
            <w:r>
              <w:t>Effective closing date</w:t>
            </w:r>
          </w:p>
        </w:tc>
      </w:tr>
    </w:tbl>
    <w:p w14:paraId="349BC1A2" w14:textId="77777777" w:rsidR="005C4635" w:rsidRDefault="005C4635">
      <w:pPr>
        <w:spacing w:after="200"/>
      </w:pPr>
    </w:p>
    <w:p w14:paraId="56602710" w14:textId="77777777" w:rsidR="005C4635" w:rsidRDefault="00000000">
      <w:pPr>
        <w:spacing w:before="280" w:after="140"/>
      </w:pPr>
      <w:r>
        <w:rPr>
          <w:b/>
          <w:bCs/>
          <w:color w:val="7A0000"/>
          <w:sz w:val="24"/>
          <w:szCs w:val="24"/>
          <w:u w:val="single"/>
        </w:rPr>
        <w:t>Agreement and Signature</w:t>
      </w:r>
    </w:p>
    <w:p w14:paraId="41C76807" w14:textId="77777777" w:rsidR="005C4635" w:rsidRDefault="00000000">
      <w:pPr>
        <w:spacing w:after="160" w:line="264" w:lineRule="auto"/>
        <w:jc w:val="both"/>
      </w:pPr>
      <w:r>
        <w:t>If the above framework is acceptable to you, our goal would be to move efficiently towards a transaction. Your signature to this letter below confirms that you agree to:</w:t>
      </w:r>
    </w:p>
    <w:p w14:paraId="19EEBEDE" w14:textId="15F64F3C" w:rsidR="005C4635" w:rsidRDefault="00000000">
      <w:pPr>
        <w:pStyle w:val="ListParagraph"/>
        <w:numPr>
          <w:ilvl w:val="0"/>
          <w:numId w:val="4"/>
        </w:numPr>
        <w:spacing w:after="140" w:line="264" w:lineRule="auto"/>
        <w:jc w:val="both"/>
      </w:pPr>
      <w:r>
        <w:rPr>
          <w:b/>
          <w:bCs/>
        </w:rPr>
        <w:t xml:space="preserve">An exclusivity period: </w:t>
      </w:r>
      <w:r>
        <w:t xml:space="preserve">You agree that for </w:t>
      </w:r>
      <w:r>
        <w:rPr>
          <w:highlight w:val="yellow"/>
        </w:rPr>
        <w:t>[90]</w:t>
      </w:r>
      <w:r>
        <w:t xml:space="preserve"> days from the date of this letter, you and any representative of you or Keystone will cease or otherwise not engage in communications with other parties regarding a potential transaction, or any transaction that resembles an acquisition — mergers, loans, minority investments, or the like. You will notify us if you receive any indications of interest, requests for information, or offers that resemble a transaction. Unless you send </w:t>
        <w:lastRenderedPageBreak/>
        <w:t>a notice by the expiration of the exclusivity period, we will continually receive an automatic 30-day extension of exclusivity.</w:t>
      </w:r>
    </w:p>
    <w:p w14:paraId="771D1AD2" w14:textId="77777777" w:rsidR="005C4635" w:rsidRDefault="00000000">
      <w:pPr>
        <w:pStyle w:val="ListParagraph"/>
        <w:numPr>
          <w:ilvl w:val="0"/>
          <w:numId w:val="4"/>
        </w:numPr>
        <w:spacing w:after="140" w:line="264" w:lineRule="auto"/>
        <w:jc w:val="both"/>
      </w:pPr>
      <w:r>
        <w:rPr>
          <w:b/>
          <w:bCs/>
        </w:rPr>
        <w:t xml:space="preserve">Provide access for due diligence: </w:t>
      </w:r>
      <w:r>
        <w:t>You agree to allow us access to company records and, where necessary, key employees (with your prior consent), for the purpose of completing a due diligence review covering the areas described above.</w:t>
      </w:r>
    </w:p>
    <w:p w14:paraId="329AD1C4" w14:textId="51D88C26" w:rsidR="005C4635" w:rsidRDefault="00000000">
      <w:pPr>
        <w:pStyle w:val="ListParagraph"/>
        <w:numPr>
          <w:ilvl w:val="0"/>
          <w:numId w:val="4"/>
        </w:numPr>
        <w:spacing w:after="140" w:line="264" w:lineRule="auto"/>
        <w:jc w:val="both"/>
      </w:pPr>
      <w:r>
        <w:rPr>
          <w:b/>
          <w:bCs/>
        </w:rPr>
        <w:t xml:space="preserve">Negotiate a purchase agreement: </w:t>
      </w:r>
      <w:r>
        <w:t>While this letter includes the key economic points, the terms in this letter are only part of the definitive purchase agreement we will sign. You agree that this letter is non-binding (except for Sections 1–7 of “Agreement and Signature”) and that no contract to purchase exists until we negotiate and sign a definitive purchase agreement that would include, in addition to the items listed above, terms customary for transactions like this — representations, warranties, conditions, covenants, indemnities, indemnification caps and baskets, ancillary agreements, and restrictive covenants, each to be mutually agreed upon by the parties.</w:t>
      </w:r>
    </w:p>
    <w:p w14:paraId="786E2032" w14:textId="77777777" w:rsidR="005C4635" w:rsidRDefault="00000000">
      <w:pPr>
        <w:pStyle w:val="ListParagraph"/>
        <w:numPr>
          <w:ilvl w:val="0"/>
          <w:numId w:val="4"/>
        </w:numPr>
        <w:spacing w:after="140" w:line="264" w:lineRule="auto"/>
        <w:jc w:val="both"/>
      </w:pPr>
      <w:r>
        <w:rPr>
          <w:b/>
          <w:bCs/>
        </w:rPr>
        <w:t xml:space="preserve">Confidentiality: </w:t>
      </w:r>
      <w:r>
        <w:t xml:space="preserve">The parties acknowledge and agree that the Non-Disclosure Agreement entered into between Keystone and Topkey on </w:t>
      </w:r>
      <w:r>
        <w:rPr>
          <w:highlight w:val="yellow"/>
        </w:rPr>
        <w:t>[date]</w:t>
      </w:r>
      <w:r>
        <w:t xml:space="preserve"> remains in full force and effect. All discussions, negotiations, and information exchanged in connection with this Letter of Intent shall be deemed confidential information as defined in the NDA and shall be governed by its terms. In addition, the parties agree that the existence and terms of this Letter of Intent shall be kept strictly confidential and shall not be disclosed to any third party without the prior written consent of both parties, except as required by law or as necessary to fulfill the purposes of this Letter of Intent.</w:t>
      </w:r>
    </w:p>
    <w:p w14:paraId="3627470A" w14:textId="77777777" w:rsidR="005C4635" w:rsidRDefault="00000000">
      <w:pPr>
        <w:pStyle w:val="ListParagraph"/>
        <w:numPr>
          <w:ilvl w:val="0"/>
          <w:numId w:val="4"/>
        </w:numPr>
        <w:spacing w:after="140" w:line="264" w:lineRule="auto"/>
        <w:jc w:val="both"/>
      </w:pPr>
      <w:r>
        <w:rPr>
          <w:b/>
          <w:bCs/>
        </w:rPr>
        <w:t xml:space="preserve">Termination: </w:t>
      </w:r>
      <w:r>
        <w:t>Either party may terminate this Letter of Intent at any time by providing written notice to the other party; provided, however, that (a) Sections 4–8 of “Agreement and Signature” shall survive any such termination and (b) Section 1 (“Exclusivity”) shall survive any such termination until the exclusivity period expires in accordance with the terms of that Section.</w:t>
      </w:r>
    </w:p>
    <w:p w14:paraId="1BDD2200" w14:textId="77777777" w:rsidR="005C4635" w:rsidRDefault="00000000">
      <w:pPr>
        <w:pStyle w:val="ListParagraph"/>
        <w:numPr>
          <w:ilvl w:val="0"/>
          <w:numId w:val="4"/>
        </w:numPr>
        <w:spacing w:after="140" w:line="264" w:lineRule="auto"/>
        <w:jc w:val="both"/>
      </w:pPr>
      <w:r>
        <w:rPr>
          <w:b/>
          <w:bCs/>
        </w:rPr>
        <w:t xml:space="preserve">Assignment: </w:t>
      </w:r>
      <w:r>
        <w:t>The rights and obligations of the parties under this Letter of Intent and the definitive transaction documents will not be assignable in whole or in part by either party without the other party’s prior written consent, which shall not be unreasonably withheld.</w:t>
      </w:r>
    </w:p>
    <w:p w14:paraId="0D6E2BE6" w14:textId="68402F35" w:rsidR="005C4635" w:rsidRDefault="00000000">
      <w:pPr>
        <w:pStyle w:val="ListParagraph"/>
        <w:numPr>
          <w:ilvl w:val="0"/>
          <w:numId w:val="4"/>
        </w:numPr>
        <w:spacing w:after="200" w:line="264" w:lineRule="auto"/>
        <w:jc w:val="both"/>
      </w:pPr>
      <w:r>
        <w:rPr>
          <w:b/>
          <w:bCs/>
        </w:rPr>
        <w:t xml:space="preserve">Governing Law: </w:t>
      </w:r>
      <w:r>
        <w:t>This Letter of Intent and any claims arising out of or relating hereto shall be deemed to be made in and in all respects shall be interpreted, construed, and governed by and in accordance with the laws of the State of Delaware without regard to conflict of law principles.</w:t>
      </w:r>
    </w:p>
    <w:p w14:paraId="5696DE7C" w14:textId="77777777" w:rsidR="005C4635" w:rsidRDefault="00000000">
      <w:pPr>
        <w:spacing w:before="200" w:after="200"/>
        <w:jc w:val="center"/>
      </w:pPr>
      <w:r>
        <w:rPr>
          <w:i/>
          <w:iCs/>
        </w:rPr>
        <w:t>[Signatures on the following page]</w:t>
      </w:r>
    </w:p>
    <w:p w14:paraId="74E22345" w14:textId="77777777" w:rsidR="005C4635" w:rsidRDefault="005C4635">
      <w:pPr>
        <w:pageBreakBefore/>
      </w:pPr>
    </w:p>
    <w:p w14:paraId="2270014F" w14:textId="77777777" w:rsidR="005C4635" w:rsidRDefault="00000000">
      <w:pPr>
        <w:spacing w:before="280" w:after="140"/>
      </w:pPr>
      <w:r>
        <w:rPr>
          <w:b/>
          <w:bCs/>
          <w:color w:val="7A0000"/>
          <w:sz w:val="24"/>
          <w:szCs w:val="24"/>
          <w:u w:val="single"/>
        </w:rPr>
        <w:t>Signatures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1343E2B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3DEEF543" w14:textId="77777777" w:rsidR="005C4635" w:rsidRDefault="00000000">
            <w:r>
              <w:rPr>
                <w:b/>
                <w:bCs/>
              </w:rPr>
              <w:t xml:space="preserve">Keystone Bookkeepers, </w:t>
            </w:r>
            <w:r>
              <w:rPr>
                <w:highlight w:val="yellow"/>
              </w:rPr>
              <w:t>[entity type, state of formation and headquarters to be confirmed]</w:t>
            </w:r>
          </w:p>
        </w:tc>
      </w:tr>
      <w:tr w:rsidR="005C4635" w14:paraId="12E304A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E5D0BA7" w14:textId="77777777" w:rsidR="005C4635" w:rsidRDefault="00000000">
            <w:pPr>
              <w:spacing w:line="264" w:lineRule="auto"/>
            </w:pPr>
            <w:r>
              <w:t>By: ______________________________</w:t>
            </w:r>
          </w:p>
          <w:p w14:paraId="4294CD99" w14:textId="77777777" w:rsidR="005C4635" w:rsidRDefault="005C4635">
            <w:pPr>
              <w:spacing w:line="264" w:lineRule="auto"/>
            </w:pPr>
          </w:p>
          <w:p w14:paraId="61A04ECE" w14:textId="77777777" w:rsidR="005C4635" w:rsidRDefault="00000000">
            <w:pPr>
              <w:spacing w:line="264" w:lineRule="auto"/>
            </w:pPr>
            <w:r>
              <w:t xml:space="preserve">Name: </w:t>
            </w:r>
            <w:r>
              <w:rPr>
                <w:highlight w:val="yellow"/>
              </w:rPr>
              <w:t>[Ben — full legal name]</w:t>
            </w:r>
          </w:p>
          <w:p w14:paraId="5DFC2813" w14:textId="77777777" w:rsidR="005C4635" w:rsidRDefault="00000000">
            <w:pPr>
              <w:spacing w:line="264" w:lineRule="auto"/>
            </w:pPr>
            <w:r>
              <w:t xml:space="preserve">Its: </w:t>
            </w:r>
            <w:r>
              <w:rPr>
                <w:highlight w:val="yellow"/>
              </w:rPr>
              <w:t>[Owner]</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D9A48AE" w14:textId="77777777" w:rsidR="005C4635" w:rsidRDefault="005C4635">
            <w:pPr>
              <w:spacing w:line="264" w:lineRule="auto"/>
            </w:pPr>
          </w:p>
        </w:tc>
      </w:tr>
      <w:tr w:rsidR="005C4635" w14:paraId="7021170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2A35E1B8" w14:textId="77777777" w:rsidR="005C4635" w:rsidRDefault="00000000">
            <w:r>
              <w:rPr>
                <w:b/>
                <w:bCs/>
              </w:rPr>
              <w:t xml:space="preserve">Topkey, </w:t>
            </w:r>
            <w:r>
              <w:rPr>
                <w:highlight w:val="yellow"/>
              </w:rPr>
              <w:t>[full legal entity name, state of formation and headquarters to be confirmed]</w:t>
            </w:r>
          </w:p>
        </w:tc>
      </w:tr>
      <w:tr w:rsidR="005C4635" w14:paraId="14B8C1E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D3073" w14:textId="77777777" w:rsidR="005C4635" w:rsidRDefault="00000000">
            <w:pPr>
              <w:spacing w:line="264" w:lineRule="auto"/>
            </w:pPr>
            <w:r>
              <w:t>By: ______________________________</w:t>
            </w:r>
          </w:p>
          <w:p w14:paraId="1DB87B94" w14:textId="77777777" w:rsidR="005C4635" w:rsidRDefault="005C4635">
            <w:pPr>
              <w:spacing w:line="264" w:lineRule="auto"/>
            </w:pPr>
          </w:p>
          <w:p w14:paraId="4969A166" w14:textId="77777777" w:rsidR="005C4635" w:rsidRDefault="00000000">
            <w:pPr>
              <w:spacing w:line="264" w:lineRule="auto"/>
            </w:pPr>
            <w:r>
              <w:t xml:space="preserve">Name: </w:t>
            </w:r>
            <w:r>
              <w:rPr>
                <w:highlight w:val="yellow"/>
              </w:rPr>
              <w:t>[name]</w:t>
            </w:r>
          </w:p>
          <w:p w14:paraId="7461AE94" w14:textId="77777777" w:rsidR="005C4635" w:rsidRDefault="00000000">
            <w:pPr>
              <w:spacing w:line="264" w:lineRule="auto"/>
            </w:pPr>
            <w:r>
              <w:t xml:space="preserve">Its: </w:t>
            </w:r>
            <w:r>
              <w:rPr>
                <w:highlight w:val="yellow"/>
              </w:rPr>
              <w:t>[title]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2734C83" w14:textId="77777777" w:rsidR="005C4635" w:rsidRDefault="00000000">
            <w:pPr>
              <w:spacing w:line="264" w:lineRule="auto"/>
            </w:pPr>
            <w:r>
              <w:t>By: ______________________________</w:t>
            </w:r>
          </w:p>
          <w:p w14:paraId="7C4B3B64" w14:textId="77777777" w:rsidR="005C4635" w:rsidRDefault="005C4635">
            <w:pPr>
              <w:spacing w:line="264" w:lineRule="auto"/>
            </w:pPr>
          </w:p>
          <w:p w14:paraId="6D326A8E" w14:textId="77777777" w:rsidR="005C4635" w:rsidRDefault="00000000">
            <w:pPr>
              <w:spacing w:line="264" w:lineRule="auto"/>
            </w:pPr>
            <w:r>
              <w:t xml:space="preserve">Name: </w:t>
            </w:r>
            <w:r>
              <w:rPr>
                <w:highlight w:val="yellow"/>
              </w:rPr>
              <w:t>[name]</w:t>
            </w:r>
          </w:p>
          <w:p w14:paraId="422EB3E9" w14:textId="77777777" w:rsidR="005C4635" w:rsidRDefault="00000000">
            <w:pPr>
              <w:spacing w:line="264" w:lineRule="auto"/>
            </w:pPr>
            <w:r>
              <w:t xml:space="preserve">Its: </w:t>
            </w:r>
            <w:r>
              <w:rPr>
                <w:highlight w:val="yellow"/>
              </w:rPr>
              <w:t>[title]</w:t>
            </w:r>
          </w:p>
        </w:tc>
      </w:tr>
    </w:tbl>
    <w:p w14:paraId="0EF33647" w14:textId="77777777" w:rsidR="005C4635" w:rsidRDefault="00000000">
      <w:pPr>
        <w:spacing w:before="320"/>
        <w:jc w:val="both"/>
      </w:pPr>
      <w:r>
        <w:rPr>
          <w:i/>
          <w:iCs/>
          <w:color w:val="595959"/>
          <w:sz w:val="16"/>
          <w:szCs w:val="16"/>
        </w:rPr>
        <w:t>This letter is a non-binding expression of interest for discussion purposes only, except as expressly stated in Sections 1–8 of “Agreement and Signature”. Binding obligations otherwise arise only under executed definitive agreements. Items shown in [brackets] and highlighted remain open for discussion and confirmation.</w:t>
      </w:r>
    </w:p>
    <w:sectPr w:rsidR="005C4635">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13CC" w14:textId="77777777" w:rsidR="00176FCB" w:rsidRDefault="00176FCB">
      <w:r>
        <w:separator/>
      </w:r>
    </w:p>
  </w:endnote>
  <w:endnote w:type="continuationSeparator" w:id="0">
    <w:p w14:paraId="2563E1A0" w14:textId="77777777" w:rsidR="00176FCB" w:rsidRDefault="00176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4706" w14:textId="77777777" w:rsidR="00311EC2" w:rsidRDefault="00311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254A" w14:textId="77777777" w:rsidR="005C4635" w:rsidRDefault="00000000">
    <w:pPr>
      <w:tabs>
        <w:tab w:val="right" w:pos="10080"/>
      </w:tabs>
    </w:pPr>
    <w:r>
      <w:rPr>
        <w:color w:val="595959"/>
        <w:sz w:val="16"/>
        <w:szCs w:val="16"/>
      </w:rPr>
      <w:t>Confidential | Non-Binding Draft</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11EC2">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096E" w14:textId="77777777" w:rsidR="00311EC2" w:rsidRDefault="00311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D7C4" w14:textId="77777777" w:rsidR="00176FCB" w:rsidRDefault="00176FCB">
      <w:r>
        <w:separator/>
      </w:r>
    </w:p>
  </w:footnote>
  <w:footnote w:type="continuationSeparator" w:id="0">
    <w:p w14:paraId="5E16BB4B" w14:textId="77777777" w:rsidR="00176FCB" w:rsidRDefault="00176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A7B1" w14:textId="77777777" w:rsidR="00311EC2" w:rsidRDefault="00311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3AD0" w14:textId="77777777" w:rsidR="005C4635" w:rsidRDefault="00000000">
    <w:pPr>
      <w:shd w:val="clear" w:color="auto" w:fill="9A0033"/>
      <w:spacing w:after="240"/>
      <w:jc w:val="center"/>
    </w:pPr>
    <w:r>
      <w:rPr>
        <w:b/>
        <w:bCs/>
        <w:color w:val="FFFFFF"/>
      </w:rPr>
      <w:t>CONFIDENTIAL  —  LETTER OF INTENT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7E7E" w14:textId="77777777" w:rsidR="00311EC2" w:rsidRDefault="00311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A0F01"/>
    <w:multiLevelType w:val="hybridMultilevel"/>
    <w:tmpl w:val="D1A2F504"/>
    <w:lvl w:ilvl="0" w:tplc="5908F3CA">
      <w:start w:val="1"/>
      <w:numFmt w:val="bullet"/>
      <w:lvlText w:val="●"/>
      <w:lvlJc w:val="left"/>
      <w:pPr>
        <w:ind w:left="720" w:hanging="360"/>
      </w:pPr>
    </w:lvl>
    <w:lvl w:ilvl="1" w:tplc="0E8445F8">
      <w:start w:val="1"/>
      <w:numFmt w:val="bullet"/>
      <w:lvlText w:val="○"/>
      <w:lvlJc w:val="left"/>
      <w:pPr>
        <w:ind w:left="1440" w:hanging="360"/>
      </w:pPr>
    </w:lvl>
    <w:lvl w:ilvl="2" w:tplc="CF7C531E">
      <w:start w:val="1"/>
      <w:numFmt w:val="bullet"/>
      <w:lvlText w:val="■"/>
      <w:lvlJc w:val="left"/>
      <w:pPr>
        <w:ind w:left="2160" w:hanging="360"/>
      </w:pPr>
    </w:lvl>
    <w:lvl w:ilvl="3" w:tplc="3EE0AA92">
      <w:start w:val="1"/>
      <w:numFmt w:val="bullet"/>
      <w:lvlText w:val="●"/>
      <w:lvlJc w:val="left"/>
      <w:pPr>
        <w:ind w:left="2880" w:hanging="360"/>
      </w:pPr>
    </w:lvl>
    <w:lvl w:ilvl="4" w:tplc="0E9AA8EC">
      <w:start w:val="1"/>
      <w:numFmt w:val="bullet"/>
      <w:lvlText w:val="○"/>
      <w:lvlJc w:val="left"/>
      <w:pPr>
        <w:ind w:left="3600" w:hanging="360"/>
      </w:pPr>
    </w:lvl>
    <w:lvl w:ilvl="5" w:tplc="F12CE9AE">
      <w:start w:val="1"/>
      <w:numFmt w:val="bullet"/>
      <w:lvlText w:val="■"/>
      <w:lvlJc w:val="left"/>
      <w:pPr>
        <w:ind w:left="4320" w:hanging="360"/>
      </w:pPr>
    </w:lvl>
    <w:lvl w:ilvl="6" w:tplc="4CEC5F44">
      <w:start w:val="1"/>
      <w:numFmt w:val="bullet"/>
      <w:lvlText w:val="●"/>
      <w:lvlJc w:val="left"/>
      <w:pPr>
        <w:ind w:left="5040" w:hanging="360"/>
      </w:pPr>
    </w:lvl>
    <w:lvl w:ilvl="7" w:tplc="4926B5D0">
      <w:start w:val="1"/>
      <w:numFmt w:val="bullet"/>
      <w:lvlText w:val="●"/>
      <w:lvlJc w:val="left"/>
      <w:pPr>
        <w:ind w:left="5760" w:hanging="360"/>
      </w:pPr>
    </w:lvl>
    <w:lvl w:ilvl="8" w:tplc="99A4943C">
      <w:start w:val="1"/>
      <w:numFmt w:val="bullet"/>
      <w:lvlText w:val="●"/>
      <w:lvlJc w:val="left"/>
      <w:pPr>
        <w:ind w:left="6480" w:hanging="360"/>
      </w:pPr>
    </w:lvl>
  </w:abstractNum>
  <w:abstractNum w:abstractNumId="1" w15:restartNumberingAfterBreak="0">
    <w:nsid w:val="67A56141"/>
    <w:multiLevelType w:val="hybridMultilevel"/>
    <w:tmpl w:val="AD46CCEE"/>
    <w:lvl w:ilvl="0" w:tplc="60FC1138">
      <w:start w:val="1"/>
      <w:numFmt w:val="decimal"/>
      <w:lvlText w:val="%1)"/>
      <w:lvlJc w:val="left"/>
      <w:pPr>
        <w:ind w:left="460" w:hanging="460"/>
      </w:pPr>
    </w:lvl>
    <w:lvl w:ilvl="1" w:tplc="045A5F6A">
      <w:start w:val="1"/>
      <w:numFmt w:val="lowerLetter"/>
      <w:lvlText w:val="%2."/>
      <w:lvlJc w:val="left"/>
      <w:pPr>
        <w:ind w:left="900" w:hanging="400"/>
      </w:pPr>
    </w:lvl>
    <w:lvl w:ilvl="2" w:tplc="C9FEC0D8">
      <w:start w:val="1"/>
      <w:numFmt w:val="lowerRoman"/>
      <w:lvlText w:val="%3."/>
      <w:lvlJc w:val="right"/>
      <w:pPr>
        <w:ind w:left="1340" w:hanging="320"/>
      </w:pPr>
    </w:lvl>
    <w:lvl w:ilvl="3" w:tplc="D70EC912">
      <w:numFmt w:val="decimal"/>
      <w:lvlText w:val=""/>
      <w:lvlJc w:val="left"/>
    </w:lvl>
    <w:lvl w:ilvl="4" w:tplc="6C9299AA">
      <w:numFmt w:val="decimal"/>
      <w:lvlText w:val=""/>
      <w:lvlJc w:val="left"/>
    </w:lvl>
    <w:lvl w:ilvl="5" w:tplc="A7167762">
      <w:numFmt w:val="decimal"/>
      <w:lvlText w:val=""/>
      <w:lvlJc w:val="left"/>
    </w:lvl>
    <w:lvl w:ilvl="6" w:tplc="80CA3BAE">
      <w:numFmt w:val="decimal"/>
      <w:lvlText w:val=""/>
      <w:lvlJc w:val="left"/>
    </w:lvl>
    <w:lvl w:ilvl="7" w:tplc="10B6856C">
      <w:numFmt w:val="decimal"/>
      <w:lvlText w:val=""/>
      <w:lvlJc w:val="left"/>
    </w:lvl>
    <w:lvl w:ilvl="8" w:tplc="24BA6480">
      <w:numFmt w:val="decimal"/>
      <w:lvlText w:val=""/>
      <w:lvlJc w:val="left"/>
    </w:lvl>
  </w:abstractNum>
  <w:abstractNum w:abstractNumId="2" w15:restartNumberingAfterBreak="0">
    <w:nsid w:val="7B820B3A"/>
    <w:multiLevelType w:val="hybridMultilevel"/>
    <w:tmpl w:val="E0E2EA06"/>
    <w:lvl w:ilvl="0" w:tplc="82404136">
      <w:start w:val="1"/>
      <w:numFmt w:val="bullet"/>
      <w:lvlText w:val="•"/>
      <w:lvlJc w:val="left"/>
      <w:pPr>
        <w:ind w:left="400" w:hanging="220"/>
      </w:pPr>
    </w:lvl>
    <w:lvl w:ilvl="1" w:tplc="0F325310">
      <w:start w:val="1"/>
      <w:numFmt w:val="bullet"/>
      <w:lvlText w:val="–"/>
      <w:lvlJc w:val="left"/>
      <w:pPr>
        <w:ind w:left="760" w:hanging="220"/>
      </w:pPr>
    </w:lvl>
    <w:lvl w:ilvl="2" w:tplc="15CCBB2E">
      <w:numFmt w:val="decimal"/>
      <w:lvlText w:val=""/>
      <w:lvlJc w:val="left"/>
    </w:lvl>
    <w:lvl w:ilvl="3" w:tplc="8174B0F8">
      <w:numFmt w:val="decimal"/>
      <w:lvlText w:val=""/>
      <w:lvlJc w:val="left"/>
    </w:lvl>
    <w:lvl w:ilvl="4" w:tplc="9D0EC38E">
      <w:numFmt w:val="decimal"/>
      <w:lvlText w:val=""/>
      <w:lvlJc w:val="left"/>
    </w:lvl>
    <w:lvl w:ilvl="5" w:tplc="B3160692">
      <w:numFmt w:val="decimal"/>
      <w:lvlText w:val=""/>
      <w:lvlJc w:val="left"/>
    </w:lvl>
    <w:lvl w:ilvl="6" w:tplc="7BE47CE4">
      <w:numFmt w:val="decimal"/>
      <w:lvlText w:val=""/>
      <w:lvlJc w:val="left"/>
    </w:lvl>
    <w:lvl w:ilvl="7" w:tplc="CDB4FA80">
      <w:numFmt w:val="decimal"/>
      <w:lvlText w:val=""/>
      <w:lvlJc w:val="left"/>
    </w:lvl>
    <w:lvl w:ilvl="8" w:tplc="8C10B4B4">
      <w:numFmt w:val="decimal"/>
      <w:lvlText w:val=""/>
      <w:lvlJc w:val="left"/>
    </w:lvl>
  </w:abstractNum>
  <w:abstractNum w:abstractNumId="3" w15:restartNumberingAfterBreak="0">
    <w:nsid w:val="7DF02433"/>
    <w:multiLevelType w:val="hybridMultilevel"/>
    <w:tmpl w:val="D3AAC61C"/>
    <w:lvl w:ilvl="0" w:tplc="D226BA4A">
      <w:start w:val="1"/>
      <w:numFmt w:val="decimal"/>
      <w:lvlText w:val="%1)"/>
      <w:lvlJc w:val="left"/>
      <w:pPr>
        <w:ind w:left="460" w:hanging="460"/>
      </w:pPr>
    </w:lvl>
    <w:lvl w:ilvl="1" w:tplc="4B648C32">
      <w:numFmt w:val="decimal"/>
      <w:lvlText w:val=""/>
      <w:lvlJc w:val="left"/>
    </w:lvl>
    <w:lvl w:ilvl="2" w:tplc="E4A05716">
      <w:numFmt w:val="decimal"/>
      <w:lvlText w:val=""/>
      <w:lvlJc w:val="left"/>
    </w:lvl>
    <w:lvl w:ilvl="3" w:tplc="79425C6C">
      <w:numFmt w:val="decimal"/>
      <w:lvlText w:val=""/>
      <w:lvlJc w:val="left"/>
    </w:lvl>
    <w:lvl w:ilvl="4" w:tplc="0F2ED9FC">
      <w:numFmt w:val="decimal"/>
      <w:lvlText w:val=""/>
      <w:lvlJc w:val="left"/>
    </w:lvl>
    <w:lvl w:ilvl="5" w:tplc="286E87D6">
      <w:numFmt w:val="decimal"/>
      <w:lvlText w:val=""/>
      <w:lvlJc w:val="left"/>
    </w:lvl>
    <w:lvl w:ilvl="6" w:tplc="8A7E6630">
      <w:numFmt w:val="decimal"/>
      <w:lvlText w:val=""/>
      <w:lvlJc w:val="left"/>
    </w:lvl>
    <w:lvl w:ilvl="7" w:tplc="9A148312">
      <w:numFmt w:val="decimal"/>
      <w:lvlText w:val=""/>
      <w:lvlJc w:val="left"/>
    </w:lvl>
    <w:lvl w:ilvl="8" w:tplc="C81EBCD8">
      <w:numFmt w:val="decimal"/>
      <w:lvlText w:val=""/>
      <w:lvlJc w:val="left"/>
    </w:lvl>
  </w:abstractNum>
  <w:num w:numId="1" w16cid:durableId="943072426">
    <w:abstractNumId w:val="0"/>
    <w:lvlOverride w:ilvl="0">
      <w:startOverride w:val="1"/>
    </w:lvlOverride>
  </w:num>
  <w:num w:numId="2" w16cid:durableId="1431007491">
    <w:abstractNumId w:val="1"/>
    <w:lvlOverride w:ilvl="0">
      <w:startOverride w:val="1"/>
    </w:lvlOverride>
  </w:num>
  <w:num w:numId="3" w16cid:durableId="167410916">
    <w:abstractNumId w:val="2"/>
    <w:lvlOverride w:ilvl="0">
      <w:startOverride w:val="1"/>
    </w:lvlOverride>
  </w:num>
  <w:num w:numId="4" w16cid:durableId="8289058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35"/>
    <w:rsid w:val="00096166"/>
    <w:rsid w:val="00176FCB"/>
    <w:rsid w:val="00177BFD"/>
    <w:rsid w:val="001868ED"/>
    <w:rsid w:val="00311EC2"/>
    <w:rsid w:val="00381826"/>
    <w:rsid w:val="003B6D28"/>
    <w:rsid w:val="004B173B"/>
    <w:rsid w:val="004F4058"/>
    <w:rsid w:val="005A70C0"/>
    <w:rsid w:val="005B5B62"/>
    <w:rsid w:val="005C455F"/>
    <w:rsid w:val="005C4635"/>
    <w:rsid w:val="00602FAA"/>
    <w:rsid w:val="00694EE3"/>
    <w:rsid w:val="006F231A"/>
    <w:rsid w:val="007009B1"/>
    <w:rsid w:val="00772CC4"/>
    <w:rsid w:val="008461BE"/>
    <w:rsid w:val="008C1E79"/>
    <w:rsid w:val="008F525E"/>
    <w:rsid w:val="008F5ED0"/>
    <w:rsid w:val="00967C18"/>
    <w:rsid w:val="00B53647"/>
    <w:rsid w:val="00B901FD"/>
    <w:rsid w:val="00B9446F"/>
    <w:rsid w:val="00C8671F"/>
    <w:rsid w:val="00D12387"/>
    <w:rsid w:val="00E20637"/>
    <w:rsid w:val="00F60B7A"/>
    <w:rsid w:val="00FE085D"/>
    <w:rsid w:val="00FF4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4752"/>
  <w15:docId w15:val="{89429349-C2EC-46EB-8A83-FAE8670A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EC2"/>
    <w:pPr>
      <w:tabs>
        <w:tab w:val="center" w:pos="4680"/>
        <w:tab w:val="right" w:pos="9360"/>
      </w:tabs>
    </w:pPr>
  </w:style>
  <w:style w:type="character" w:customStyle="1" w:styleId="HeaderChar">
    <w:name w:val="Header Char"/>
    <w:basedOn w:val="DefaultParagraphFont"/>
    <w:link w:val="Header"/>
    <w:uiPriority w:val="99"/>
    <w:rsid w:val="00311EC2"/>
  </w:style>
  <w:style w:type="paragraph" w:styleId="Footer">
    <w:name w:val="footer"/>
    <w:basedOn w:val="Normal"/>
    <w:link w:val="FooterChar"/>
    <w:uiPriority w:val="99"/>
    <w:unhideWhenUsed/>
    <w:rsid w:val="00311EC2"/>
    <w:pPr>
      <w:tabs>
        <w:tab w:val="center" w:pos="4680"/>
        <w:tab w:val="right" w:pos="9360"/>
      </w:tabs>
    </w:pPr>
  </w:style>
  <w:style w:type="character" w:customStyle="1" w:styleId="FooterChar">
    <w:name w:val="Footer Char"/>
    <w:basedOn w:val="DefaultParagraphFont"/>
    <w:link w:val="Footer"/>
    <w:uiPriority w:val="99"/>
    <w:rsid w:val="00311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2232</Words>
  <Characters>12859</Characters>
  <Application>Microsoft Office Word</Application>
  <DocSecurity>0</DocSecurity>
  <Lines>238</Lines>
  <Paragraphs>157</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Moneymaker</cp:lastModifiedBy>
  <cp:revision>24</cp:revision>
  <dcterms:created xsi:type="dcterms:W3CDTF">2026-09-21T17:53:00Z</dcterms:created>
  <dcterms:modified xsi:type="dcterms:W3CDTF">2026-09-23T18:52:00Z</dcterms:modified>
</cp:coreProperties>
</file>