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9ECE" w14:textId="77777777" w:rsidR="00862AAB" w:rsidRDefault="00F477DB">
      <w:pPr>
        <w:pStyle w:val="Heading1"/>
      </w:pPr>
      <w:r>
        <w:t>Valuation &amp; Consideration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62AAB" w14:paraId="15C08927"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7D0BDF" w14:textId="77777777" w:rsidR="00862AAB" w:rsidRDefault="00F477DB">
            <w:pPr>
              <w:spacing w:after="20"/>
            </w:pPr>
            <w:r>
              <w:rPr>
                <w:b/>
                <w:bCs/>
                <w:color w:val="1A1A1A"/>
              </w:rPr>
              <w:t>Total Valuation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53D24FC" w14:textId="77777777" w:rsidR="00862AAB" w:rsidRDefault="00F477DB">
            <w:pPr>
              <w:spacing w:after="20"/>
            </w:pPr>
            <w:r>
              <w:rPr>
                <w:b/>
                <w:bCs/>
              </w:rPr>
              <w:t>$3,000,000</w:t>
            </w:r>
            <w:r>
              <w:t xml:space="preserve"> (1.0x run-rate recurring revenue)</w:t>
            </w:r>
          </w:p>
        </w:tc>
      </w:tr>
      <w:tr w:rsidR="00862AAB" w14:paraId="3B0ACDA6"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65A5A16" w14:textId="77777777" w:rsidR="00862AAB" w:rsidRDefault="00F477DB">
            <w:pPr>
              <w:spacing w:after="20"/>
            </w:pPr>
            <w:r>
              <w:rPr>
                <w:b/>
                <w:bCs/>
                <w:color w:val="1A1A1A"/>
              </w:rPr>
              <w:t>Cash at Close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33ECB52" w14:textId="77777777" w:rsidR="00862AAB" w:rsidRDefault="00F477DB">
            <w:pPr>
              <w:spacing w:after="20"/>
            </w:pPr>
            <w:r>
              <w:rPr>
                <w:b/>
                <w:bCs/>
              </w:rPr>
              <w:t>$500,000</w:t>
            </w:r>
            <w:r>
              <w:t xml:space="preserve"> (17% of valuation)</w:t>
            </w:r>
          </w:p>
        </w:tc>
      </w:tr>
      <w:tr w:rsidR="00862AAB" w14:paraId="39ACB7F9"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8803060" w14:textId="77777777" w:rsidR="00862AAB" w:rsidRDefault="00F477DB">
            <w:pPr>
              <w:spacing w:after="20"/>
            </w:pPr>
            <w:r>
              <w:rPr>
                <w:b/>
                <w:bCs/>
                <w:color w:val="1A1A1A"/>
              </w:rPr>
              <w:t>Topkey Equity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8CC88E6" w14:textId="77777777" w:rsidR="00862AAB" w:rsidRDefault="00F477DB">
            <w:pPr>
              <w:spacing w:after="20"/>
            </w:pPr>
            <w:r>
              <w:rPr>
                <w:b/>
                <w:bCs/>
              </w:rPr>
              <w:t>$2,500,000</w:t>
            </w:r>
            <w:r>
              <w:t xml:space="preserve"> (83% of valuation), paid in newly issued Topkey shares</w:t>
            </w:r>
          </w:p>
        </w:tc>
      </w:tr>
      <w:tr w:rsidR="00862AAB" w14:paraId="32F8CEB9"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21A8BD2" w14:textId="77777777" w:rsidR="00862AAB" w:rsidRDefault="00F477DB">
            <w:pPr>
              <w:spacing w:after="20"/>
            </w:pPr>
            <w:r>
              <w:rPr>
                <w:b/>
                <w:bCs/>
                <w:color w:val="1A1A1A"/>
              </w:rPr>
              <w:t>Balance Sheet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F72D241" w14:textId="77777777" w:rsidR="00862AAB" w:rsidRDefault="00F477DB">
            <w:pPr>
              <w:spacing w:after="20"/>
            </w:pPr>
            <w:r>
              <w:t>Cash-free, debt-free, with a normalized level of working capital delivered at close</w:t>
            </w:r>
          </w:p>
        </w:tc>
      </w:tr>
      <w:tr w:rsidR="00862AAB" w14:paraId="4F41F02C"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1F5126" w14:textId="77777777" w:rsidR="00862AAB" w:rsidRDefault="00F477DB">
            <w:pPr>
              <w:spacing w:after="20"/>
            </w:pPr>
            <w:r>
              <w:rPr>
                <w:b/>
                <w:bCs/>
                <w:color w:val="1A1A1A"/>
              </w:rPr>
              <w:t>Tax Treatment</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8CC49" w14:textId="77777777" w:rsidR="00862AAB" w:rsidRDefault="00F477DB">
            <w:pPr>
              <w:spacing w:after="20"/>
            </w:pPr>
            <w:r>
              <w:t>Structured so the equity portion is tax-deferred to Ben, with the cash portion taxable at closing. The specific structure is subject to confirmation by tax counsel and to Keystone's S corporation details.</w:t>
            </w:r>
          </w:p>
        </w:tc>
      </w:tr>
    </w:tbl>
    <w:p w14:paraId="2FA7B827" w14:textId="77777777" w:rsidR="00862AAB" w:rsidRDefault="00F477DB">
      <w:pPr>
        <w:pStyle w:val="Heading1"/>
      </w:pPr>
      <w:r>
        <w:t>Ben's Role &amp; Compensation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62AAB" w14:paraId="569E9925"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05086C9" w14:textId="77777777" w:rsidR="00862AAB" w:rsidRDefault="00F477DB">
            <w:pPr>
              <w:spacing w:after="20"/>
            </w:pPr>
            <w:r>
              <w:rPr>
                <w:b/>
                <w:bCs/>
                <w:color w:val="1A1A1A"/>
              </w:rPr>
              <w:t>Title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C4FA5F6" w14:textId="77777777" w:rsidR="00862AAB" w:rsidRDefault="00F477DB">
            <w:pPr>
              <w:spacing w:after="20"/>
            </w:pPr>
            <w:r>
              <w:rPr>
                <w:highlight w:val="yellow"/>
              </w:rPr>
              <w:t>Accounting Director</w:t>
            </w:r>
          </w:p>
        </w:tc>
      </w:tr>
      <w:tr w:rsidR="00862AAB" w14:paraId="0373F3E2"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6604EC" w14:textId="77777777" w:rsidR="00862AAB" w:rsidRDefault="00F477DB">
            <w:pPr>
              <w:spacing w:after="20"/>
            </w:pPr>
            <w:r>
              <w:rPr>
                <w:b/>
                <w:bCs/>
                <w:color w:val="1A1A1A"/>
              </w:rPr>
              <w:t>Base Salary</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DD79B76" w14:textId="77777777" w:rsidR="00862AAB" w:rsidRDefault="00F477DB">
            <w:pPr>
              <w:spacing w:after="20"/>
              <w:rPr>
                <w:highlight w:val="yellow"/>
              </w:rPr>
            </w:pPr>
            <w:r>
              <w:rPr>
                <w:b/>
                <w:bCs/>
                <w:highlight w:val="yellow"/>
              </w:rPr>
              <w:t>$150,000</w:t>
            </w:r>
            <w:r>
              <w:rPr>
                <w:highlight w:val="yellow"/>
              </w:rPr>
              <w:t xml:space="preserve"> per year</w:t>
            </w:r>
          </w:p>
        </w:tc>
      </w:tr>
      <w:tr w:rsidR="00862AAB" w14:paraId="74811043"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25FDBE1" w14:textId="77777777" w:rsidR="00862AAB" w:rsidRDefault="00F477DB">
            <w:pPr>
              <w:spacing w:after="20"/>
            </w:pPr>
            <w:r>
              <w:rPr>
                <w:b/>
                <w:bCs/>
                <w:color w:val="1A1A1A"/>
              </w:rPr>
              <w:t>Client Growth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282F1C0" w14:textId="77777777" w:rsidR="00862AAB" w:rsidRDefault="00F477DB">
            <w:pPr>
              <w:spacing w:after="20"/>
              <w:rPr>
                <w:highlight w:val="yellow"/>
              </w:rPr>
            </w:pPr>
            <w:r>
              <w:rPr>
                <w:b/>
                <w:bCs/>
                <w:highlight w:val="yellow"/>
              </w:rPr>
              <w:t>$50,000</w:t>
            </w:r>
            <w:r>
              <w:rPr>
                <w:highlight w:val="yellow"/>
              </w:rPr>
              <w:t xml:space="preserve"> per year for achieving the annual customer growth target</w:t>
            </w:r>
          </w:p>
        </w:tc>
      </w:tr>
      <w:tr w:rsidR="00862AAB" w14:paraId="00C4FE13"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659DF6B" w14:textId="77777777" w:rsidR="00862AAB" w:rsidRDefault="00F477DB">
            <w:pPr>
              <w:spacing w:after="20"/>
            </w:pPr>
            <w:r>
              <w:rPr>
                <w:b/>
                <w:bCs/>
                <w:color w:val="1A1A1A"/>
              </w:rPr>
              <w:t>Employee Retention Bonus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0DCC6D8" w14:textId="77777777" w:rsidR="00862AAB" w:rsidRDefault="00F477DB">
            <w:pPr>
              <w:spacing w:after="20"/>
              <w:rPr>
                <w:highlight w:val="yellow"/>
              </w:rPr>
            </w:pPr>
            <w:r>
              <w:rPr>
                <w:b/>
                <w:bCs/>
                <w:highlight w:val="yellow"/>
              </w:rPr>
              <w:t>$50,000</w:t>
            </w:r>
            <w:r>
              <w:rPr>
                <w:highlight w:val="yellow"/>
              </w:rPr>
              <w:t xml:space="preserve"> per year for achieving the annual employee retention target</w:t>
            </w:r>
          </w:p>
        </w:tc>
      </w:tr>
      <w:tr w:rsidR="00862AAB" w14:paraId="3BFD81C2"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053DBD2" w14:textId="77777777" w:rsidR="00862AAB" w:rsidRDefault="00F477DB">
            <w:pPr>
              <w:spacing w:after="20"/>
            </w:pPr>
            <w:r>
              <w:rPr>
                <w:b/>
                <w:bCs/>
                <w:color w:val="1A1A1A"/>
              </w:rPr>
              <w:t>Annual Earning Potential</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C24D49E" w14:textId="77777777" w:rsidR="00862AAB" w:rsidRDefault="00F477DB">
            <w:pPr>
              <w:spacing w:after="20"/>
            </w:pPr>
            <w:r>
              <w:rPr>
                <w:b/>
                <w:bCs/>
              </w:rPr>
              <w:t>Up to $250,000</w:t>
            </w:r>
            <w:r>
              <w:t xml:space="preserve"> per year</w:t>
            </w:r>
          </w:p>
        </w:tc>
      </w:tr>
      <w:tr w:rsidR="00862AAB" w14:paraId="0C1D2F17"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767D53C" w14:textId="77777777" w:rsidR="00862AAB" w:rsidRDefault="00F477DB">
            <w:pPr>
              <w:spacing w:after="20"/>
            </w:pPr>
            <w:r>
              <w:rPr>
                <w:b/>
                <w:bCs/>
                <w:color w:val="1A1A1A"/>
              </w:rPr>
              <w:t>Work Location &amp; Schedule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56C0589" w14:textId="77777777" w:rsidR="00862AAB" w:rsidRDefault="00F477DB">
            <w:pPr>
              <w:spacing w:after="20"/>
            </w:pPr>
            <w:r>
              <w:t xml:space="preserve">Fully remote. </w:t>
            </w:r>
          </w:p>
        </w:tc>
      </w:tr>
      <w:tr w:rsidR="00862AAB" w14:paraId="4DDA5F1E"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6A4426C" w14:textId="77777777" w:rsidR="00862AAB" w:rsidRDefault="00F477DB">
            <w:pPr>
              <w:spacing w:after="20"/>
            </w:pPr>
            <w:r>
              <w:rPr>
                <w:b/>
                <w:bCs/>
                <w:color w:val="1A1A1A"/>
              </w:rPr>
              <w:t>Benefits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695047E" w14:textId="77777777" w:rsidR="00862AAB" w:rsidRDefault="00F477DB">
            <w:pPr>
              <w:spacing w:after="20"/>
              <w:rPr>
                <w:highlight w:val="yellow"/>
              </w:rPr>
            </w:pPr>
            <w:r>
              <w:rPr>
                <w:highlight w:val="yellow"/>
              </w:rPr>
              <w:t>Eligible for Topkey benefit plans on the same basis as other Topkey executives</w:t>
            </w:r>
          </w:p>
        </w:tc>
      </w:tr>
      <w:tr w:rsidR="00862AAB" w14:paraId="044EDC1D"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D7FD9CA" w14:textId="77777777" w:rsidR="00862AAB" w:rsidRDefault="00F477DB">
            <w:pPr>
              <w:spacing w:after="20"/>
            </w:pPr>
            <w:r>
              <w:rPr>
                <w:b/>
                <w:bCs/>
                <w:color w:val="1A1A1A"/>
              </w:rPr>
              <w:t>Employment Term</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CD2F6B2" w14:textId="77777777" w:rsidR="00862AAB" w:rsidRDefault="00F477DB">
            <w:pPr>
              <w:spacing w:after="20"/>
            </w:pPr>
            <w:r>
              <w:rPr>
                <w:highlight w:val="yellow"/>
              </w:rPr>
              <w:t>[5]</w:t>
            </w:r>
            <w:r>
              <w:t>-year employment agreement</w:t>
            </w:r>
          </w:p>
        </w:tc>
      </w:tr>
    </w:tbl>
    <w:p w14:paraId="38E9DF68" w14:textId="77777777" w:rsidR="00862AAB" w:rsidRDefault="00F477DB">
      <w:pPr>
        <w:pStyle w:val="Heading2"/>
      </w:pPr>
      <w:r>
        <w:t>Bonus Target Framework</w:t>
      </w:r>
    </w:p>
    <w:p w14:paraId="7F2C6368" w14:textId="77777777" w:rsidR="00862AAB" w:rsidRDefault="00F477DB">
      <w:pPr>
        <w:pStyle w:val="ListParagraph"/>
        <w:numPr>
          <w:ilvl w:val="0"/>
          <w:numId w:val="2"/>
        </w:numPr>
        <w:spacing w:after="30"/>
      </w:pPr>
      <w:r>
        <w:rPr>
          <w:b/>
          <w:bCs/>
        </w:rPr>
        <w:t>Client growth target:</w:t>
      </w:r>
      <w:r>
        <w:t xml:space="preserve"> Net recurring revenue growth of </w:t>
      </w:r>
      <w:r>
        <w:rPr>
          <w:highlight w:val="yellow"/>
        </w:rPr>
        <w:t>[20]</w:t>
      </w:r>
      <w:r>
        <w:t xml:space="preserve">% over the prior calendar year, measured as new client revenue less churned client revenue. </w:t>
      </w:r>
    </w:p>
    <w:p w14:paraId="64EE89AF" w14:textId="77777777" w:rsidR="00862AAB" w:rsidRDefault="00F477DB">
      <w:pPr>
        <w:pStyle w:val="ListParagraph"/>
        <w:numPr>
          <w:ilvl w:val="0"/>
          <w:numId w:val="2"/>
        </w:numPr>
        <w:spacing w:after="30"/>
      </w:pPr>
      <w:r>
        <w:rPr>
          <w:b/>
          <w:bCs/>
        </w:rPr>
        <w:t>Employee retention target:</w:t>
      </w:r>
      <w:r>
        <w:t xml:space="preserve"> Annual employee retention of </w:t>
      </w:r>
      <w:r>
        <w:rPr>
          <w:highlight w:val="yellow"/>
        </w:rPr>
        <w:t>[</w:t>
      </w:r>
      <w:commentRangeStart w:id="0"/>
      <w:r>
        <w:rPr>
          <w:highlight w:val="yellow"/>
        </w:rPr>
        <w:t>8</w:t>
      </w:r>
      <w:commentRangeEnd w:id="0"/>
      <w:r>
        <w:rPr>
          <w:rStyle w:val="CommentReference"/>
          <w:sz w:val="22"/>
          <w:szCs w:val="22"/>
          <w:highlight w:val="yellow"/>
        </w:rPr>
        <w:commentReference w:id="0"/>
      </w:r>
      <w:r>
        <w:rPr>
          <w:highlight w:val="yellow"/>
        </w:rPr>
        <w:t>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 xml:space="preserve">-day evaluation period, so Keystone's hire-and-evaluate recruiting model is not penalized. </w:t>
      </w:r>
    </w:p>
    <w:p w14:paraId="5B23F76A" w14:textId="77777777" w:rsidR="00862AAB" w:rsidRDefault="00F477DB">
      <w:pPr>
        <w:pStyle w:val="ListParagraph"/>
        <w:numPr>
          <w:ilvl w:val="0"/>
          <w:numId w:val="2"/>
        </w:numPr>
        <w:spacing w:after="30"/>
      </w:pPr>
      <w:r>
        <w:t xml:space="preserve">Each bonus is earned independently and paid within </w:t>
      </w:r>
      <w:r>
        <w:rPr>
          <w:highlight w:val="yellow"/>
        </w:rPr>
        <w:t>[60]</w:t>
      </w:r>
      <w:r>
        <w:t xml:space="preserve"> days after year-end. The first measurement period is calendar year 2027.</w:t>
      </w:r>
    </w:p>
    <w:p w14:paraId="151F8DB6" w14:textId="48B4FCDA" w:rsidR="00485875" w:rsidRDefault="00F477DB" w:rsidP="00485875">
      <w:pPr>
        <w:pStyle w:val="ListParagraph"/>
        <w:numPr>
          <w:ilvl w:val="0"/>
          <w:numId w:val="2"/>
        </w:numPr>
        <w:spacing w:after="30"/>
      </w:pPr>
      <w:r>
        <w:t xml:space="preserve">Specific targets are set jointly with Ben as part of the annual budget. </w:t>
      </w:r>
      <w:r>
        <w:rPr>
          <w:highlight w:val="yellow"/>
        </w:rPr>
        <w:t>[Partial payout for partial achievement]</w:t>
      </w:r>
      <w:r>
        <w:t xml:space="preserve"> to be discussed.</w:t>
      </w:r>
    </w:p>
    <w:p w14:paraId="730E485D" w14:textId="77777777" w:rsidR="00485875" w:rsidRDefault="00485875">
      <w:pPr>
        <w:rPr>
          <w:b/>
          <w:bCs/>
          <w:color w:val="7A0000"/>
          <w:sz w:val="28"/>
          <w:szCs w:val="28"/>
        </w:rPr>
      </w:pPr>
      <w:r>
        <w:br w:type="page"/>
      </w:r>
    </w:p>
    <w:p w14:paraId="31A19CAB" w14:textId="77777777" w:rsidR="0004653F" w:rsidRPr="0004653F" w:rsidRDefault="0004653F">
      <w:pPr>
        <w:pStyle w:val="Heading1"/>
        <w:rPr>
          <w:sz w:val="2"/>
          <w:szCs w:val="2"/>
        </w:rPr>
      </w:pPr>
    </w:p>
    <w:p w14:paraId="1EF61867" w14:textId="1CD1A487" w:rsidR="00862AAB" w:rsidRDefault="00F477DB" w:rsidP="0004653F">
      <w:pPr>
        <w:pStyle w:val="Heading1"/>
        <w:spacing w:before="160"/>
      </w:pPr>
      <w:r>
        <w:t>Topkey Equity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862AAB" w14:paraId="2D66899E"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6212E1C9" w14:textId="77777777" w:rsidR="00862AAB" w:rsidRDefault="00F477DB">
            <w:pPr>
              <w:spacing w:after="20"/>
            </w:pPr>
            <w:r>
              <w:rPr>
                <w:b/>
                <w:bCs/>
                <w:color w:val="1A1A1A"/>
              </w:rPr>
              <w:t>Ownership</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96CC8F8" w14:textId="77777777" w:rsidR="00862AAB" w:rsidRDefault="00F477DB">
            <w:pPr>
              <w:spacing w:after="20"/>
            </w:pPr>
            <w:r>
              <w:t xml:space="preserve">Approximately </w:t>
            </w:r>
            <w:r>
              <w:rPr>
                <w:highlight w:val="yellow"/>
              </w:rPr>
              <w:t>[4.0]</w:t>
            </w:r>
            <w:r>
              <w:t xml:space="preserve">% of Topkey on a post-closing basis, based on </w:t>
            </w:r>
            <w:r>
              <w:rPr>
                <w:highlight w:val="yellow"/>
              </w:rPr>
              <w:t>[Topkey's most recent post-money valuation of $60M]</w:t>
            </w:r>
          </w:p>
        </w:tc>
      </w:tr>
      <w:tr w:rsidR="00862AAB" w14:paraId="72F6D266"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1BA3CBA" w14:textId="77777777" w:rsidR="00862AAB" w:rsidRDefault="00F477DB">
            <w:pPr>
              <w:spacing w:after="20"/>
            </w:pPr>
            <w:r>
              <w:rPr>
                <w:b/>
                <w:bCs/>
                <w:color w:val="1A1A1A"/>
              </w:rPr>
              <w:t>Issuance</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0B88C9A" w14:textId="77777777" w:rsidR="00862AAB" w:rsidRDefault="00F477DB">
            <w:pPr>
              <w:spacing w:after="20"/>
            </w:pPr>
            <w:r>
              <w:t>Shares issued in full at closing</w:t>
            </w:r>
          </w:p>
        </w:tc>
      </w:tr>
      <w:tr>
        <w:trPr>
          <w:cantSplit/>
          <w:ins w:id="9014" w:author="Claude" w:date="2026-09-23T12:00:00Z"/>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after="20"/>
              <w:rPr>
                <w:ins w:id="9015" w:author="Claude" w:date="2026-09-23T12:00:00Z"/>
              </w:rPr>
            </w:pPr>
            <w:ins w:id="9016" w:author="Claude" w:date="2026-09-23T12:00:00Z">
              <w:r>
                <w:rPr>
                  <w:b/>
                  <w:bCs/>
                  <w:color w:val="1A1A1A"/>
                </w:rPr>
                <w:t xml:space="preserve">Price Protection</w:t>
              </w:r>
            </w:ins>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after="20"/>
              <w:rPr>
                <w:ins w:id="9017" w:author="Claude" w:date="2026-09-23T12:00:00Z"/>
              </w:rPr>
            </w:pPr>
            <w:ins w:id="9018" w:author="Claude" w:date="2026-09-23T12:00:00Z">
              <w:r>
                <w:t xml:space="preserve">Shares are priced at a </w:t>
              </w:r>
            </w:ins>
            <w:ins w:id="9019" w:author="Claude" w:date="2026-09-23T12:00:00Z">
              <w:r>
                <w:rPr>
                  <w:highlight w:val="yellow"/>
                </w:rPr>
                <w:t xml:space="preserve">[$60M]</w:t>
              </w:r>
            </w:ins>
            <w:ins w:id="9020" w:author="Claude" w:date="2026-09-23T12:00:00Z">
              <w:r>
                <w:t xml:space="preserve"> reference valuation. If Topkey’s next priced equity financing raising at least </w:t>
              </w:r>
            </w:ins>
            <w:ins w:id="9021" w:author="Claude" w:date="2026-09-23T12:00:00Z">
              <w:r>
                <w:rPr>
                  <w:highlight w:val="yellow"/>
                </w:rPr>
                <w:t xml:space="preserve">[$3M]</w:t>
              </w:r>
            </w:ins>
            <w:ins w:id="9022" w:author="Claude" w:date="2026-09-23T12:00:00Z">
              <w:r>
                <w:t xml:space="preserve"> closes within </w:t>
              </w:r>
            </w:ins>
            <w:ins w:id="9023" w:author="Claude" w:date="2026-09-23T12:00:00Z">
              <w:r>
                <w:rPr>
                  <w:highlight w:val="yellow"/>
                </w:rPr>
                <w:t xml:space="preserve">[24]</w:t>
              </w:r>
            </w:ins>
            <w:ins w:id="9024" w:author="Claude" w:date="2026-09-23T12:00:00Z">
              <w:r>
                <w:t xml:space="preserve"> months of closing at a lower price per share, Topkey issues Ben additional shares so his $2,500,000 of equity is re-priced at that round’s price, subject to a floor of a </w:t>
              </w:r>
            </w:ins>
            <w:ins w:id="9025" w:author="Claude" w:date="2026-09-23T12:00:00Z">
              <w:r>
                <w:rPr>
                  <w:highlight w:val="yellow"/>
                </w:rPr>
                <w:t xml:space="preserve">[$40M]</w:t>
              </w:r>
            </w:ins>
            <w:ins w:id="9026" w:author="Claude" w:date="2026-09-23T12:00:00Z">
              <w:r>
                <w:t xml:space="preserve"> pre-money valuation. Smaller SAFE or note financings do not trigger an adjustment. Mechanics, including treatment on a sale of Topkey, to be set out in the definitive agreements.</w:t>
              </w:r>
            </w:ins>
          </w:p>
        </w:tc>
      </w:tr>
      <w:tr w:rsidR="00862AAB" w14:paraId="7726EF7F"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1F286F9" w14:textId="77777777" w:rsidR="00862AAB" w:rsidRDefault="00F477DB">
            <w:pPr>
              <w:spacing w:after="20"/>
            </w:pPr>
            <w:r>
              <w:rPr>
                <w:b/>
                <w:bCs/>
                <w:color w:val="1A1A1A"/>
              </w:rPr>
              <w:t>Continuity Protection</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030B1EF" w14:textId="77777777" w:rsidR="00862AAB" w:rsidRDefault="00F477DB">
            <w:pPr>
              <w:spacing w:after="20"/>
            </w:pPr>
            <w:r>
              <w:t xml:space="preserve">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tc>
      </w:tr>
      <w:tr w:rsidR="00862AAB" w14:paraId="0B7DB842" w14:textId="77777777">
        <w:trPr>
          <w:cantSplit/>
        </w:trPr>
        <w:tc>
          <w:tcPr>
            <w:tcW w:w="28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BBECB88" w14:textId="77777777" w:rsidR="00862AAB" w:rsidRDefault="00F477DB">
            <w:pPr>
              <w:spacing w:after="20"/>
            </w:pPr>
            <w:r>
              <w:rPr>
                <w:b/>
                <w:bCs/>
                <w:color w:val="1A1A1A"/>
              </w:rPr>
              <w:t>Holder Rights</w:t>
            </w:r>
          </w:p>
        </w:tc>
        <w:tc>
          <w:tcPr>
            <w:tcW w:w="72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192E590" w14:textId="77777777" w:rsidR="00862AAB" w:rsidRDefault="00F477DB">
            <w:pPr>
              <w:spacing w:after="20"/>
            </w:pPr>
            <w:r>
              <w:t xml:space="preserve">Same rights, and same treatment in future financings (including dilution), as other </w:t>
            </w:r>
            <w:r>
              <w:rPr>
                <w:highlight w:val="yellow"/>
              </w:rPr>
              <w:t>[common]</w:t>
            </w:r>
            <w:r>
              <w:t xml:space="preserve"> shareholders</w:t>
            </w:r>
            <w:ins w:id="9027" w:author="Claude" w:date="2026-09-23T12:00:00Z">
              <w:r>
                <w:t xml:space="preserve">, except as described under Price Protection</w:t>
              </w:r>
            </w:ins>
            <w:r>
              <w:t xml:space="preserve">. Includes </w:t>
            </w:r>
            <w:r>
              <w:rPr>
                <w:highlight w:val="yellow"/>
              </w:rPr>
              <w:t>[annual financial reporting / information rights]</w:t>
            </w:r>
            <w:r>
              <w:t>. Stockholder agreement terms (transfer, tag-along, drag-along) to be customary.</w:t>
            </w:r>
          </w:p>
        </w:tc>
      </w:tr>
    </w:tbl>
    <w:p w14:paraId="71126183" w14:textId="77777777" w:rsidR="00862AAB" w:rsidRDefault="00F477DB">
      <w:pPr>
        <w:pStyle w:val="Heading1"/>
      </w:pPr>
      <w:r>
        <w:t>Operating Decisions</w:t>
      </w:r>
    </w:p>
    <w:p w14:paraId="6933DEDD" w14:textId="77777777" w:rsidR="00862AAB" w:rsidRDefault="00F477DB">
      <w:pPr>
        <w:spacing w:after="100" w:line="264" w:lineRule="auto"/>
      </w:pPr>
      <w:r>
        <w:t>Ben continues to run Keystone day to day. Topkey's role is to add engineering, capital and thought partnership, not to manage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862AAB" w14:paraId="12DC7DC5" w14:textId="77777777">
        <w:trPr>
          <w:tblHeader/>
        </w:trPr>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14:paraId="05F9C34B" w14:textId="77777777" w:rsidR="00862AAB" w:rsidRDefault="00F477DB">
            <w:pPr>
              <w:spacing w:after="20"/>
            </w:pPr>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80" w:type="dxa"/>
              <w:left w:w="120" w:type="dxa"/>
              <w:bottom w:w="80" w:type="dxa"/>
              <w:right w:w="120" w:type="dxa"/>
            </w:tcMar>
          </w:tcPr>
          <w:p w14:paraId="59C5C326" w14:textId="77777777" w:rsidR="00862AAB" w:rsidRDefault="00F477DB">
            <w:pPr>
              <w:spacing w:after="20"/>
            </w:pPr>
            <w:r>
              <w:rPr>
                <w:b/>
                <w:bCs/>
                <w:color w:val="FFFFFF"/>
              </w:rPr>
              <w:t>Requires Topkey Approval</w:t>
            </w:r>
          </w:p>
        </w:tc>
      </w:tr>
      <w:tr w:rsidR="00862AAB" w14:paraId="6FFAB712" w14:textId="77777777">
        <w:trPr>
          <w:cantSplit/>
        </w:trPr>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D1B6CC" w14:textId="77777777" w:rsidR="00862AAB" w:rsidRDefault="00F477DB">
            <w:pPr>
              <w:pStyle w:val="ListParagraph"/>
              <w:numPr>
                <w:ilvl w:val="0"/>
                <w:numId w:val="2"/>
              </w:numPr>
              <w:spacing w:after="20"/>
            </w:pPr>
            <w:r>
              <w:t>Day-to-day operations and client service delivery</w:t>
            </w:r>
          </w:p>
          <w:p w14:paraId="1B5E8DD9" w14:textId="71BF2816" w:rsidR="00862AAB" w:rsidRDefault="00F477DB">
            <w:pPr>
              <w:pStyle w:val="ListParagraph"/>
              <w:numPr>
                <w:ilvl w:val="0"/>
                <w:numId w:val="2"/>
              </w:numPr>
              <w:spacing w:after="20"/>
            </w:pPr>
            <w:r>
              <w:t>Pod structure, staffing levels, and hiring and termination decisions within approved budget</w:t>
            </w:r>
          </w:p>
          <w:p w14:paraId="15747A3A" w14:textId="77777777" w:rsidR="00862AAB" w:rsidRDefault="00F477DB">
            <w:pPr>
              <w:pStyle w:val="ListParagraph"/>
              <w:numPr>
                <w:ilvl w:val="0"/>
                <w:numId w:val="2"/>
              </w:numPr>
              <w:spacing w:after="20"/>
            </w:pPr>
            <w:r>
              <w:t>Team compensation, KPIs and bonus programs within budget</w:t>
            </w:r>
          </w:p>
          <w:p w14:paraId="3081C5FC" w14:textId="77777777" w:rsidR="00862AAB" w:rsidRDefault="00F477DB">
            <w:pPr>
              <w:pStyle w:val="ListParagraph"/>
              <w:numPr>
                <w:ilvl w:val="0"/>
                <w:numId w:val="2"/>
              </w:numPr>
              <w:spacing w:after="20"/>
            </w:pPr>
            <w:r>
              <w:t>Recruiting approach and management of the offshore team</w:t>
            </w:r>
          </w:p>
          <w:p w14:paraId="7D950FE3" w14:textId="77777777" w:rsidR="00862AAB" w:rsidRDefault="00F477DB">
            <w:pPr>
              <w:pStyle w:val="ListParagraph"/>
              <w:numPr>
                <w:ilvl w:val="0"/>
                <w:numId w:val="2"/>
              </w:numPr>
              <w:spacing w:after="20"/>
            </w:pPr>
            <w:r>
              <w:t>Client acceptance criteria, onboarding and service standards</w:t>
            </w:r>
          </w:p>
          <w:p w14:paraId="5A8F7245" w14:textId="77777777" w:rsidR="00862AAB" w:rsidRDefault="00F477DB">
            <w:pPr>
              <w:pStyle w:val="ListParagraph"/>
              <w:numPr>
                <w:ilvl w:val="0"/>
                <w:numId w:val="2"/>
              </w:numPr>
              <w:spacing w:after="20"/>
            </w:pPr>
            <w:r>
              <w:t>Service pricing within the approved pricing guidelines</w:t>
            </w:r>
          </w:p>
          <w:p w14:paraId="4C1FB62E" w14:textId="77777777" w:rsidR="00862AAB" w:rsidRDefault="00F477DB">
            <w:pPr>
              <w:pStyle w:val="ListParagraph"/>
              <w:numPr>
                <w:ilvl w:val="0"/>
                <w:numId w:val="2"/>
              </w:numPr>
              <w:spacing w:after="20"/>
            </w:pPr>
            <w:r>
              <w:t>Marketing, content and conference presence within budget</w:t>
            </w:r>
          </w:p>
          <w:p w14:paraId="779CD8E0" w14:textId="77777777" w:rsidR="00862AAB" w:rsidRDefault="00F477DB">
            <w:pPr>
              <w:pStyle w:val="ListParagraph"/>
              <w:numPr>
                <w:ilvl w:val="0"/>
                <w:numId w:val="2"/>
              </w:numPr>
              <w:spacing w:after="20"/>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739053B" w14:textId="77777777" w:rsidR="00862AAB" w:rsidRDefault="00F477DB">
            <w:pPr>
              <w:pStyle w:val="ListParagraph"/>
              <w:numPr>
                <w:ilvl w:val="0"/>
                <w:numId w:val="2"/>
              </w:numPr>
              <w:spacing w:after="20"/>
            </w:pPr>
            <w:r>
              <w:t>Annual operating budget and headcount plan</w:t>
            </w:r>
          </w:p>
          <w:p w14:paraId="418A8C03" w14:textId="77777777" w:rsidR="00862AAB" w:rsidRDefault="00F477DB">
            <w:pPr>
              <w:pStyle w:val="ListParagraph"/>
              <w:numPr>
                <w:ilvl w:val="0"/>
                <w:numId w:val="2"/>
              </w:numPr>
              <w:spacing w:after="20"/>
            </w:pPr>
            <w:r>
              <w:t>New hires or compensation changes above $</w:t>
            </w:r>
            <w:r>
              <w:rPr>
                <w:highlight w:val="yellow"/>
              </w:rPr>
              <w:t>[80,000]</w:t>
            </w:r>
            <w:r>
              <w:t xml:space="preserve"> per year</w:t>
            </w:r>
          </w:p>
          <w:p w14:paraId="7B2A3849" w14:textId="77777777" w:rsidR="00862AAB" w:rsidRDefault="00F477DB">
            <w:pPr>
              <w:pStyle w:val="ListParagraph"/>
              <w:numPr>
                <w:ilvl w:val="0"/>
                <w:numId w:val="2"/>
              </w:numPr>
              <w:spacing w:after="20"/>
            </w:pPr>
            <w:r>
              <w:t>Software or vendor contracts above $</w:t>
            </w:r>
            <w:r>
              <w:rPr>
                <w:highlight w:val="yellow"/>
              </w:rPr>
              <w:t>[10,000]</w:t>
            </w:r>
            <w:r>
              <w:t xml:space="preserve"> per year, and changes to the core tech stack</w:t>
            </w:r>
          </w:p>
          <w:p w14:paraId="1DBE49A0" w14:textId="77777777" w:rsidR="00862AAB" w:rsidRDefault="00F477DB">
            <w:pPr>
              <w:pStyle w:val="ListParagraph"/>
              <w:numPr>
                <w:ilvl w:val="0"/>
                <w:numId w:val="2"/>
              </w:numPr>
              <w:spacing w:after="20"/>
            </w:pPr>
            <w:r>
              <w:t>Debt, capital expenditures, guarantees or liens</w:t>
            </w:r>
          </w:p>
          <w:p w14:paraId="281B3167" w14:textId="77777777" w:rsidR="00862AAB" w:rsidRDefault="00F477DB">
            <w:pPr>
              <w:pStyle w:val="ListParagraph"/>
              <w:numPr>
                <w:ilvl w:val="0"/>
                <w:numId w:val="2"/>
              </w:numPr>
              <w:spacing w:after="20"/>
            </w:pPr>
            <w:r>
              <w:t>Acquisitions, new entities or new service lines</w:t>
            </w:r>
          </w:p>
          <w:p w14:paraId="364311B0" w14:textId="77777777" w:rsidR="00862AAB" w:rsidRDefault="00F477DB">
            <w:pPr>
              <w:pStyle w:val="ListParagraph"/>
              <w:numPr>
                <w:ilvl w:val="0"/>
                <w:numId w:val="2"/>
              </w:numPr>
              <w:spacing w:after="20"/>
            </w:pPr>
            <w:r>
              <w:t>Related-party transactions</w:t>
            </w:r>
          </w:p>
          <w:p w14:paraId="460A5B8A" w14:textId="77777777" w:rsidR="00862AAB" w:rsidRDefault="00F477DB">
            <w:pPr>
              <w:pStyle w:val="ListParagraph"/>
              <w:numPr>
                <w:ilvl w:val="0"/>
                <w:numId w:val="2"/>
              </w:numPr>
              <w:spacing w:after="20"/>
            </w:pPr>
            <w:r>
              <w:t xml:space="preserve">Material pricing changes (more than </w:t>
            </w:r>
            <w:r>
              <w:rPr>
                <w:highlight w:val="yellow"/>
              </w:rPr>
              <w:t>[5]</w:t>
            </w:r>
            <w:r>
              <w:t>%) or non-standard client contract terms</w:t>
            </w:r>
          </w:p>
          <w:p w14:paraId="1666855E" w14:textId="77777777" w:rsidR="00862AAB" w:rsidRDefault="00F477DB">
            <w:pPr>
              <w:pStyle w:val="ListParagraph"/>
              <w:numPr>
                <w:ilvl w:val="0"/>
                <w:numId w:val="2"/>
              </w:numPr>
              <w:spacing w:after="20"/>
            </w:pPr>
            <w:r>
              <w:t>Distributions, equity issuances, sale of material assets</w:t>
            </w:r>
          </w:p>
          <w:p w14:paraId="76171E84" w14:textId="77777777" w:rsidR="00862AAB" w:rsidRDefault="00F477DB">
            <w:pPr>
              <w:pStyle w:val="ListParagraph"/>
              <w:numPr>
                <w:ilvl w:val="0"/>
                <w:numId w:val="2"/>
              </w:numPr>
              <w:spacing w:after="20"/>
            </w:pPr>
            <w:r>
              <w:t>Litigation and settlements</w:t>
            </w:r>
          </w:p>
        </w:tc>
      </w:tr>
    </w:tbl>
    <w:p w14:paraId="004E16F8" w14:textId="77777777" w:rsidR="00862AAB" w:rsidRDefault="00F477DB">
      <w:pPr>
        <w:pStyle w:val="Heading2"/>
      </w:pPr>
      <w:r>
        <w:t>What Changes After Closing</w:t>
      </w:r>
    </w:p>
    <w:p w14:paraId="4ED3CB16" w14:textId="77777777" w:rsidR="00862AAB" w:rsidRDefault="00F477DB">
      <w:pPr>
        <w:pStyle w:val="ListParagraph"/>
        <w:numPr>
          <w:ilvl w:val="0"/>
          <w:numId w:val="2"/>
        </w:numPr>
        <w:spacing w:after="30"/>
      </w:pPr>
      <w:r>
        <w:rPr>
          <w:b/>
          <w:bCs/>
        </w:rPr>
        <w:t>Financial reporting:</w:t>
      </w:r>
      <w:r>
        <w:t xml:space="preserve"> Keystone completes a monthly close and reports results to Topkey's finance team. Keystone also operates against an annual budget that Ben prepares and Topkey approves.</w:t>
      </w:r>
    </w:p>
    <w:p w14:paraId="2E22DE2A" w14:textId="77777777" w:rsidR="00862AAB" w:rsidRDefault="00F477DB">
      <w:pPr>
        <w:pStyle w:val="ListParagraph"/>
        <w:numPr>
          <w:ilvl w:val="0"/>
          <w:numId w:val="2"/>
        </w:numPr>
        <w:spacing w:after="30"/>
      </w:pPr>
      <w:r>
        <w:rPr>
          <w:b/>
          <w:bCs/>
        </w:rPr>
        <w:t>Technology:</w:t>
      </w:r>
      <w:r>
        <w:t xml:space="preserve"> Topkey’s engineering team leads development alongside Keystone’s operators. Keystone’s internally built tools, including Arch, carry forward onto the Topkey roadmap, and outsourced development work transitions to Topkey.</w:t>
      </w:r>
    </w:p>
    <w:p w14:paraId="0AB1CAF3" w14:textId="77777777" w:rsidR="00862AAB" w:rsidRDefault="00F477DB">
      <w:pPr>
        <w:pStyle w:val="ListParagraph"/>
        <w:numPr>
          <w:ilvl w:val="0"/>
          <w:numId w:val="2"/>
        </w:numPr>
        <w:spacing w:after="30"/>
      </w:pPr>
      <w:r>
        <w:rPr>
          <w:b/>
          <w:bCs/>
        </w:rPr>
        <w:t>Software stack:</w:t>
      </w:r>
      <w:r>
        <w:t xml:space="preserve"> Where Topkey offers an equivalent or better product (for example, trust accounting in place of VR Platform), tools migrate to Topkey on a jointly planned, phased timeline. Clients are not moved until the product is ready.</w:t>
      </w:r>
    </w:p>
    <w:p w14:paraId="61C39003" w14:textId="0AB4CF2E" w:rsidR="00862AAB" w:rsidRDefault="00F477DB">
      <w:pPr>
        <w:pStyle w:val="ListParagraph"/>
        <w:numPr>
          <w:ilvl w:val="0"/>
          <w:numId w:val="2"/>
        </w:numPr>
        <w:spacing w:after="30"/>
      </w:pPr>
      <w:r>
        <w:rPr>
          <w:b/>
          <w:bCs/>
        </w:rPr>
        <w:t>Banking and payments:</w:t>
      </w:r>
      <w:r>
        <w:t xml:space="preserve"> </w:t>
      </w:r>
      <w:r>
        <w:rPr>
          <w:highlight w:val="yellow"/>
        </w:rPr>
        <w:t>[Keystone operating accounts move to Topkey's banking platform.]</w:t>
      </w:r>
    </w:p>
    <w:p w14:paraId="2678A4B9" w14:textId="77777777" w:rsidR="00862AAB" w:rsidRDefault="00F477DB">
      <w:pPr>
        <w:pStyle w:val="ListParagraph"/>
        <w:numPr>
          <w:ilvl w:val="0"/>
          <w:numId w:val="2"/>
        </w:numPr>
        <w:spacing w:after="30"/>
      </w:pPr>
      <w:r>
        <w:rPr>
          <w:b/>
          <w:bCs/>
        </w:rPr>
        <w:t>Brand:</w:t>
      </w:r>
      <w:r>
        <w:t xml:space="preserve"> </w:t>
      </w:r>
      <w:r>
        <w:rPr>
          <w:highlight w:val="yellow"/>
        </w:rPr>
        <w:t>[Keystone begins operating under the Topkey brand, with roll-out process to be decided jointly.]</w:t>
      </w:r>
    </w:p>
    <w:sectPr w:rsidR="00862AAB">
      <w:headerReference w:type="even" r:id="rId11"/>
      <w:headerReference w:type="default" r:id="rId12"/>
      <w:footerReference w:type="even" r:id="rId13"/>
      <w:footerReference w:type="default" r:id="rId14"/>
      <w:headerReference w:type="first" r:id="rId15"/>
      <w:footerReference w:type="first" r:id="rId16"/>
      <w:pgSz w:w="12240" w:h="15840"/>
      <w:pgMar w:top="1000" w:right="1080" w:bottom="10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k Moneymaker" w:date="2026-09-21T11:56:00Z" w:initials="FM">
    <w:p w14:paraId="176C9CD0" w14:textId="77777777" w:rsidR="000F0CCD" w:rsidRDefault="00F477DB" w:rsidP="00294818">
      <w:pPr>
        <w:pStyle w:val="CommentText"/>
      </w:pPr>
      <w:r>
        <w:rPr>
          <w:rStyle w:val="CommentReference"/>
        </w:rPr>
        <w:annotationRef/>
      </w:r>
      <w:r>
        <w:t>FY2025 adj. employee retention: 79%</w:t>
      </w:r>
      <w:r>
        <w:br/>
        <w:t>YTD2026 adj. employee retention: 78%</w:t>
      </w:r>
      <w:r>
        <w:br/>
        <w:t>LTM Sep’26 adj. employee retention: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C9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AF29F" w16cex:dateUtc="2026-09-2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C9CD0" w16cid:durableId="6F9AF2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55A9" w14:textId="77777777" w:rsidR="00D9737F" w:rsidRDefault="00D9737F">
      <w:r>
        <w:separator/>
      </w:r>
    </w:p>
  </w:endnote>
  <w:endnote w:type="continuationSeparator" w:id="0">
    <w:p w14:paraId="7DC5102F" w14:textId="77777777" w:rsidR="00D9737F" w:rsidRDefault="00D97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3512" w14:textId="77777777" w:rsidR="00244FE6" w:rsidRDefault="00244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90B" w14:textId="77777777" w:rsidR="000F0CCD" w:rsidRDefault="00F477DB">
    <w:pPr>
      <w:tabs>
        <w:tab w:val="right" w:pos="10080"/>
      </w:tabs>
    </w:pPr>
    <w:r>
      <w:rPr>
        <w:color w:val="595959"/>
        <w:sz w:val="16"/>
        <w:szCs w:val="16"/>
      </w:rPr>
      <w:t>Confidential | Non-Binding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B239" w14:textId="77777777" w:rsidR="00244FE6" w:rsidRDefault="00244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2496" w14:textId="77777777" w:rsidR="00D9737F" w:rsidRDefault="00D9737F">
      <w:r>
        <w:separator/>
      </w:r>
    </w:p>
  </w:footnote>
  <w:footnote w:type="continuationSeparator" w:id="0">
    <w:p w14:paraId="25FA8E6C" w14:textId="77777777" w:rsidR="00D9737F" w:rsidRDefault="00D97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FC09" w14:textId="77777777" w:rsidR="00244FE6" w:rsidRDefault="00244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3910" w14:textId="542F5B65" w:rsidR="000F0CCD" w:rsidRDefault="00F477DB" w:rsidP="00FC4714">
    <w:pPr>
      <w:pBdr>
        <w:bottom w:val="single" w:sz="18" w:space="4" w:color="9A0033"/>
      </w:pBdr>
      <w:spacing w:after="40"/>
      <w:jc w:val="center"/>
    </w:pPr>
    <w:r>
      <w:rPr>
        <w:b/>
        <w:bCs/>
        <w:color w:val="7A0000"/>
        <w:sz w:val="40"/>
        <w:szCs w:val="40"/>
      </w:rPr>
      <w:t>Topkey + Keystone – Acquisition Offer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60D8" w14:textId="77777777" w:rsidR="00244FE6" w:rsidRDefault="00244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103"/>
    <w:multiLevelType w:val="hybridMultilevel"/>
    <w:tmpl w:val="D2E8A6EA"/>
    <w:lvl w:ilvl="0" w:tplc="EF10DF04">
      <w:start w:val="1"/>
      <w:numFmt w:val="bullet"/>
      <w:lvlText w:val="•"/>
      <w:lvlJc w:val="left"/>
      <w:pPr>
        <w:ind w:left="360" w:hanging="240"/>
      </w:pPr>
    </w:lvl>
    <w:lvl w:ilvl="1" w:tplc="30FCBAB6">
      <w:start w:val="1"/>
      <w:numFmt w:val="bullet"/>
      <w:lvlText w:val="–"/>
      <w:lvlJc w:val="left"/>
      <w:pPr>
        <w:ind w:left="720" w:hanging="240"/>
      </w:pPr>
    </w:lvl>
    <w:lvl w:ilvl="2" w:tplc="8F6A6DBC">
      <w:numFmt w:val="decimal"/>
      <w:lvlText w:val=""/>
      <w:lvlJc w:val="left"/>
    </w:lvl>
    <w:lvl w:ilvl="3" w:tplc="349E19EE">
      <w:numFmt w:val="decimal"/>
      <w:lvlText w:val=""/>
      <w:lvlJc w:val="left"/>
    </w:lvl>
    <w:lvl w:ilvl="4" w:tplc="179C348A">
      <w:numFmt w:val="decimal"/>
      <w:lvlText w:val=""/>
      <w:lvlJc w:val="left"/>
    </w:lvl>
    <w:lvl w:ilvl="5" w:tplc="0950A1CE">
      <w:numFmt w:val="decimal"/>
      <w:lvlText w:val=""/>
      <w:lvlJc w:val="left"/>
    </w:lvl>
    <w:lvl w:ilvl="6" w:tplc="05C848C6">
      <w:numFmt w:val="decimal"/>
      <w:lvlText w:val=""/>
      <w:lvlJc w:val="left"/>
    </w:lvl>
    <w:lvl w:ilvl="7" w:tplc="5990661A">
      <w:numFmt w:val="decimal"/>
      <w:lvlText w:val=""/>
      <w:lvlJc w:val="left"/>
    </w:lvl>
    <w:lvl w:ilvl="8" w:tplc="9182B236">
      <w:numFmt w:val="decimal"/>
      <w:lvlText w:val=""/>
      <w:lvlJc w:val="left"/>
    </w:lvl>
  </w:abstractNum>
  <w:abstractNum w:abstractNumId="1" w15:restartNumberingAfterBreak="0">
    <w:nsid w:val="6D03660C"/>
    <w:multiLevelType w:val="hybridMultilevel"/>
    <w:tmpl w:val="4C525FA4"/>
    <w:lvl w:ilvl="0" w:tplc="837A65E0">
      <w:start w:val="1"/>
      <w:numFmt w:val="bullet"/>
      <w:lvlText w:val="●"/>
      <w:lvlJc w:val="left"/>
      <w:pPr>
        <w:ind w:left="720" w:hanging="360"/>
      </w:pPr>
    </w:lvl>
    <w:lvl w:ilvl="1" w:tplc="B59A662E">
      <w:start w:val="1"/>
      <w:numFmt w:val="bullet"/>
      <w:lvlText w:val="○"/>
      <w:lvlJc w:val="left"/>
      <w:pPr>
        <w:ind w:left="1440" w:hanging="360"/>
      </w:pPr>
    </w:lvl>
    <w:lvl w:ilvl="2" w:tplc="88BC019C">
      <w:start w:val="1"/>
      <w:numFmt w:val="bullet"/>
      <w:lvlText w:val="■"/>
      <w:lvlJc w:val="left"/>
      <w:pPr>
        <w:ind w:left="2160" w:hanging="360"/>
      </w:pPr>
    </w:lvl>
    <w:lvl w:ilvl="3" w:tplc="051088EA">
      <w:start w:val="1"/>
      <w:numFmt w:val="bullet"/>
      <w:lvlText w:val="●"/>
      <w:lvlJc w:val="left"/>
      <w:pPr>
        <w:ind w:left="2880" w:hanging="360"/>
      </w:pPr>
    </w:lvl>
    <w:lvl w:ilvl="4" w:tplc="E72280D0">
      <w:start w:val="1"/>
      <w:numFmt w:val="bullet"/>
      <w:lvlText w:val="○"/>
      <w:lvlJc w:val="left"/>
      <w:pPr>
        <w:ind w:left="3600" w:hanging="360"/>
      </w:pPr>
    </w:lvl>
    <w:lvl w:ilvl="5" w:tplc="41048792">
      <w:start w:val="1"/>
      <w:numFmt w:val="bullet"/>
      <w:lvlText w:val="■"/>
      <w:lvlJc w:val="left"/>
      <w:pPr>
        <w:ind w:left="4320" w:hanging="360"/>
      </w:pPr>
    </w:lvl>
    <w:lvl w:ilvl="6" w:tplc="80ACAC1C">
      <w:start w:val="1"/>
      <w:numFmt w:val="bullet"/>
      <w:lvlText w:val="●"/>
      <w:lvlJc w:val="left"/>
      <w:pPr>
        <w:ind w:left="5040" w:hanging="360"/>
      </w:pPr>
    </w:lvl>
    <w:lvl w:ilvl="7" w:tplc="1DD8411C">
      <w:start w:val="1"/>
      <w:numFmt w:val="bullet"/>
      <w:lvlText w:val="●"/>
      <w:lvlJc w:val="left"/>
      <w:pPr>
        <w:ind w:left="5760" w:hanging="360"/>
      </w:pPr>
    </w:lvl>
    <w:lvl w:ilvl="8" w:tplc="281875A4">
      <w:start w:val="1"/>
      <w:numFmt w:val="bullet"/>
      <w:lvlText w:val="●"/>
      <w:lvlJc w:val="left"/>
      <w:pPr>
        <w:ind w:left="6480" w:hanging="360"/>
      </w:pPr>
    </w:lvl>
  </w:abstractNum>
  <w:num w:numId="1" w16cid:durableId="1163666576">
    <w:abstractNumId w:val="1"/>
    <w:lvlOverride w:ilvl="0">
      <w:startOverride w:val="1"/>
    </w:lvlOverride>
  </w:num>
  <w:num w:numId="2" w16cid:durableId="16015990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Moneymaker">
    <w15:presenceInfo w15:providerId="Windows Live" w15:userId="575a87886d856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AAB"/>
    <w:rsid w:val="0004653F"/>
    <w:rsid w:val="000F0CCD"/>
    <w:rsid w:val="00244FE6"/>
    <w:rsid w:val="003A31A4"/>
    <w:rsid w:val="00485875"/>
    <w:rsid w:val="00504F2B"/>
    <w:rsid w:val="00587BF9"/>
    <w:rsid w:val="00672EF5"/>
    <w:rsid w:val="00821EE9"/>
    <w:rsid w:val="00862AAB"/>
    <w:rsid w:val="009F7F28"/>
    <w:rsid w:val="00AA17E2"/>
    <w:rsid w:val="00AC4C87"/>
    <w:rsid w:val="00CF07FB"/>
    <w:rsid w:val="00D9737F"/>
    <w:rsid w:val="00F26B41"/>
    <w:rsid w:val="00F4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64F"/>
  <w15:docId w15:val="{BB29A8E2-8D3B-45AA-8C23-A483CB6E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100"/>
      <w:outlineLvl w:val="0"/>
    </w:pPr>
    <w:rPr>
      <w:b/>
      <w:bCs/>
      <w:color w:val="7A0000"/>
      <w:sz w:val="28"/>
      <w:szCs w:val="28"/>
    </w:rPr>
  </w:style>
  <w:style w:type="paragraph" w:styleId="Heading2">
    <w:name w:val="heading 2"/>
    <w:uiPriority w:val="9"/>
    <w:unhideWhenUsed/>
    <w:qFormat/>
    <w:pPr>
      <w:keepNext/>
      <w:spacing w:before="140" w:after="70"/>
      <w:outlineLvl w:val="1"/>
    </w:pPr>
    <w:rPr>
      <w:b/>
      <w:bCs/>
      <w:color w:val="9A0033"/>
      <w:sz w:val="23"/>
      <w:szCs w:val="23"/>
    </w:rPr>
  </w:style>
  <w:style w:type="paragraph" w:styleId="Heading3">
    <w:name w:val="heading 3"/>
    <w:uiPriority w:val="9"/>
    <w:semiHidden/>
    <w:unhideWhenUsed/>
    <w:qFormat/>
    <w:pPr>
      <w:outlineLvl w:val="2"/>
    </w:pPr>
    <w:rPr>
      <w:color w:val="7A0000"/>
      <w:sz w:val="24"/>
      <w:szCs w:val="24"/>
    </w:rPr>
  </w:style>
  <w:style w:type="paragraph" w:styleId="Heading4">
    <w:name w:val="heading 4"/>
    <w:uiPriority w:val="9"/>
    <w:semiHidden/>
    <w:unhideWhenUsed/>
    <w:qFormat/>
    <w:pPr>
      <w:outlineLvl w:val="3"/>
    </w:pPr>
    <w:rPr>
      <w:i/>
      <w:iCs/>
      <w:color w:val="9A0033"/>
    </w:rPr>
  </w:style>
  <w:style w:type="paragraph" w:styleId="Heading5">
    <w:name w:val="heading 5"/>
    <w:uiPriority w:val="9"/>
    <w:semiHidden/>
    <w:unhideWhenUsed/>
    <w:qFormat/>
    <w:pPr>
      <w:outlineLvl w:val="4"/>
    </w:pPr>
    <w:rPr>
      <w:color w:val="9A0033"/>
    </w:rPr>
  </w:style>
  <w:style w:type="paragraph" w:styleId="Heading6">
    <w:name w:val="heading 6"/>
    <w:uiPriority w:val="9"/>
    <w:semiHidden/>
    <w:unhideWhenUsed/>
    <w:qFormat/>
    <w:pPr>
      <w:outlineLvl w:val="5"/>
    </w:pPr>
    <w:rPr>
      <w:color w:val="7A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A0033"/>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4714"/>
    <w:pPr>
      <w:tabs>
        <w:tab w:val="center" w:pos="4680"/>
        <w:tab w:val="right" w:pos="9360"/>
      </w:tabs>
    </w:pPr>
  </w:style>
  <w:style w:type="character" w:customStyle="1" w:styleId="HeaderChar">
    <w:name w:val="Header Char"/>
    <w:basedOn w:val="DefaultParagraphFont"/>
    <w:link w:val="Header"/>
    <w:uiPriority w:val="99"/>
    <w:rsid w:val="00FC4714"/>
  </w:style>
  <w:style w:type="paragraph" w:styleId="Footer">
    <w:name w:val="footer"/>
    <w:basedOn w:val="Normal"/>
    <w:link w:val="FooterChar"/>
    <w:uiPriority w:val="99"/>
    <w:unhideWhenUsed/>
    <w:rsid w:val="00FC4714"/>
    <w:pPr>
      <w:tabs>
        <w:tab w:val="center" w:pos="4680"/>
        <w:tab w:val="right" w:pos="9360"/>
      </w:tabs>
    </w:pPr>
  </w:style>
  <w:style w:type="character" w:customStyle="1" w:styleId="FooterChar">
    <w:name w:val="Footer Char"/>
    <w:basedOn w:val="DefaultParagraphFont"/>
    <w:link w:val="Footer"/>
    <w:uiPriority w:val="99"/>
    <w:rsid w:val="00FC4714"/>
  </w:style>
  <w:style w:type="character" w:styleId="CommentReference">
    <w:name w:val="annotation reference"/>
    <w:basedOn w:val="DefaultParagraphFont"/>
    <w:uiPriority w:val="99"/>
    <w:semiHidden/>
    <w:unhideWhenUsed/>
    <w:rsid w:val="00294818"/>
    <w:rPr>
      <w:sz w:val="16"/>
      <w:szCs w:val="16"/>
    </w:rPr>
  </w:style>
  <w:style w:type="paragraph" w:styleId="CommentText">
    <w:name w:val="annotation text"/>
    <w:basedOn w:val="Normal"/>
    <w:link w:val="CommentTextChar"/>
    <w:uiPriority w:val="99"/>
    <w:unhideWhenUsed/>
    <w:rsid w:val="00294818"/>
    <w:rPr>
      <w:sz w:val="20"/>
      <w:szCs w:val="20"/>
    </w:rPr>
  </w:style>
  <w:style w:type="character" w:customStyle="1" w:styleId="CommentTextChar">
    <w:name w:val="Comment Text Char"/>
    <w:basedOn w:val="DefaultParagraphFont"/>
    <w:link w:val="CommentText"/>
    <w:uiPriority w:val="99"/>
    <w:rsid w:val="00294818"/>
    <w:rPr>
      <w:sz w:val="20"/>
      <w:szCs w:val="20"/>
    </w:rPr>
  </w:style>
  <w:style w:type="paragraph" w:styleId="CommentSubject">
    <w:name w:val="annotation subject"/>
    <w:basedOn w:val="CommentText"/>
    <w:next w:val="CommentText"/>
    <w:link w:val="CommentSubjectChar"/>
    <w:uiPriority w:val="99"/>
    <w:semiHidden/>
    <w:unhideWhenUsed/>
    <w:rsid w:val="00294818"/>
    <w:rPr>
      <w:b/>
      <w:bCs/>
    </w:rPr>
  </w:style>
  <w:style w:type="character" w:customStyle="1" w:styleId="CommentSubjectChar">
    <w:name w:val="Comment Subject Char"/>
    <w:basedOn w:val="CommentTextChar"/>
    <w:link w:val="CommentSubject"/>
    <w:uiPriority w:val="99"/>
    <w:semiHidden/>
    <w:rsid w:val="002948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38994-0EB4-406E-8AA0-468BD6320CAA}">
  <we:reference id="wa200010453" version="1.0.0.1" store="en-US" storeType="OMEX"/>
  <we:alternateReferences>
    <we:reference id="WA200010453" version="1.0.0.1" store="" storeType="OMEX"/>
  </we:alternateReferences>
  <we:properties>
    <we:property name="claude.fileId" value="&quot;5b6afe90-b62e-40ae-8b70-67377acbaa1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1457</TotalTime>
  <Pages>1</Pages>
  <Words>664</Words>
  <Characters>4002</Characters>
  <Application>Microsoft Office Word</Application>
  <DocSecurity>0</DocSecurity>
  <Lines>105</Lines>
  <Paragraphs>79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Topkey + Keystone Offer Outline v2</dc:title>
  <dc:creator>AMB Advisory Services</dc:creator>
  <cp:lastModifiedBy>Frank Moneymaker</cp:lastModifiedBy>
  <cp:revision>41</cp:revision>
  <dcterms:created xsi:type="dcterms:W3CDTF">2026-09-17T17:14:00Z</dcterms:created>
  <dcterms:modified xsi:type="dcterms:W3CDTF">2026-09-21T20:13:00Z</dcterms:modified>
</cp:coreProperties>
</file>