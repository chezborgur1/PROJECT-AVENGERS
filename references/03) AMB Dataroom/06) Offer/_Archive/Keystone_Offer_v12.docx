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9ECE" w14:textId="77777777" w:rsidR="00862AAB" w:rsidRDefault="00F477DB">
      <w:pPr>
        <w:pStyle w:val="Heading1"/>
      </w:pPr>
      <w:r>
        <w:t>Valuation &amp; Consideration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62AAB" w14:paraId="15C08927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0BDF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Total Valuation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24FC" w14:textId="77777777" w:rsidR="00862AAB" w:rsidRDefault="00F477DB">
            <w:pPr>
              <w:spacing w:after="20"/>
            </w:pPr>
            <w:r>
              <w:rPr>
                <w:b/>
                <w:bCs/>
              </w:rPr>
              <w:t>$3,000,000</w:t>
            </w:r>
            <w:r>
              <w:t xml:space="preserve"> (1.0x run-rate recurring revenue)</w:t>
            </w:r>
          </w:p>
        </w:tc>
      </w:tr>
      <w:tr w:rsidR="00862AAB" w14:paraId="3B0ACDA6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5A16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Cash at Close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CB52" w14:textId="77777777" w:rsidR="00862AAB" w:rsidRDefault="00F477DB">
            <w:pPr>
              <w:spacing w:after="20"/>
            </w:pPr>
            <w:r>
              <w:rPr>
                <w:b/>
                <w:bCs/>
              </w:rPr>
              <w:t>$500,000</w:t>
            </w:r>
            <w:r>
              <w:t xml:space="preserve"> (17% of valuation), with 10% ($50,000) held in escrow at closing</w:t>
            </w:r>
          </w:p>
        </w:tc>
      </w:tr>
      <w:tr w:rsidR="00862AAB" w14:paraId="39ACB7F9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3060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Topkey Equity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88E6" w14:textId="77777777" w:rsidR="00862AAB" w:rsidRDefault="00F477DB">
            <w:pPr>
              <w:spacing w:after="20"/>
            </w:pPr>
            <w:r>
              <w:rPr>
                <w:b/>
                <w:bCs/>
              </w:rPr>
              <w:t>$2,500,000</w:t>
            </w:r>
            <w:r>
              <w:t xml:space="preserve"> (83% of valuation), paid in newly issued Topkey shares</w:t>
            </w:r>
          </w:p>
        </w:tc>
      </w:tr>
      <w:tr w:rsidR="00862AAB" w14:paraId="32F8CEB9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8BD2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Balance Sheet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D241" w14:textId="77777777" w:rsidR="00862AAB" w:rsidRDefault="00F477DB">
            <w:pPr>
              <w:spacing w:after="20"/>
            </w:pPr>
            <w:r>
              <w:t>Cash-free, debt-free, with a normalized level of working capital delivered at close</w:t>
            </w:r>
          </w:p>
        </w:tc>
      </w:tr>
      <w:tr w:rsidR="00862AAB" w14:paraId="4F41F02C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5126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Tax Treatment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CC49" w14:textId="77777777" w:rsidR="00862AAB" w:rsidRDefault="00F477DB">
            <w:pPr>
              <w:spacing w:after="20"/>
            </w:pPr>
            <w:r>
              <w:t>Structured so the equity portion is tax-deferred to Ben, with the cash portion taxable at closing. The specific structure is subject to confirmation by tax counsel and to Keystone's S corporation details.</w:t>
            </w:r>
          </w:p>
        </w:tc>
      </w:tr>
    </w:tbl>
    <w:p w14:paraId="2FA7B827" w14:textId="77777777" w:rsidR="00862AAB" w:rsidRDefault="00F477DB">
      <w:pPr>
        <w:pStyle w:val="Heading1"/>
      </w:pPr>
      <w:r>
        <w:t>Ben's Role &amp; Compensation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62AAB" w14:paraId="569E9925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86C9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Title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A5F6" w14:textId="77777777" w:rsidR="00862AAB" w:rsidRDefault="00F477DB">
            <w:pPr>
              <w:spacing w:after="20"/>
            </w:pPr>
            <w:r>
              <w:rPr>
                <w:highlight w:val="yellow"/>
              </w:rPr>
              <w:t>Head of Accounting Services</w:t>
            </w:r>
          </w:p>
        </w:tc>
      </w:tr>
      <w:tr w:rsidR="00862AAB" w14:paraId="0373F3E2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04EC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Base Salary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9B76" w14:textId="77777777" w:rsidR="00862AAB" w:rsidRDefault="00F477DB">
            <w:pPr>
              <w:spacing w:after="20"/>
              <w:rPr>
                <w:highlight w:val="yellow"/>
              </w:rPr>
            </w:pPr>
            <w:r>
              <w:rPr>
                <w:b/>
                <w:bCs/>
                <w:highlight w:val="yellow"/>
              </w:rPr>
              <w:t>$200,000</w:t>
            </w:r>
            <w:r>
              <w:rPr>
                <w:highlight w:val="yellow"/>
              </w:rPr>
              <w:t xml:space="preserve"> per year</w:t>
            </w:r>
          </w:p>
        </w:tc>
      </w:tr>
      <w:tr w:rsidR="00862AAB" w14:paraId="74811043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DBE1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Performance Bonus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F1C0" w14:textId="77777777" w:rsidR="00862AAB" w:rsidRDefault="00F477DB">
            <w:pPr>
              <w:spacing w:after="20"/>
              <w:rPr>
                <w:highlight w:val="yellow"/>
              </w:rPr>
            </w:pPr>
            <w:commentRangeStart w:id="0"/>
            <w:r>
              <w:rPr>
                <w:b/>
                <w:bCs/>
                <w:highlight w:val="yellow"/>
              </w:rPr>
              <w:t>Up to $50,000</w:t>
            </w:r>
            <w:r>
              <w:rPr>
                <w:highlight w:val="yellow"/>
              </w:rPr>
              <w:t xml:space="preserve"> per year, based on achieving the mutually agreed upon annual budget and KPIs</w:t>
            </w:r>
            <w:commentRangeEnd w:id="0"/>
            <w:r>
              <w:rPr>
                <w:rStyle w:val="CommentReference"/>
                <w:sz w:val="22"/>
                <w:szCs w:val="22"/>
                <w:highlight w:val="yellow"/>
              </w:rPr>
              <w:commentReference w:id="0"/>
            </w:r>
          </w:p>
        </w:tc>
      </w:tr>
      <w:tr w:rsidR="00862AAB" w14:paraId="3BFD81C2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DBD2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Annual Earning Potential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D49E" w14:textId="77777777" w:rsidR="00862AAB" w:rsidRDefault="00F477DB">
            <w:pPr>
              <w:spacing w:after="20"/>
            </w:pPr>
            <w:r>
              <w:rPr>
                <w:b/>
                <w:bCs/>
              </w:rPr>
              <w:t>Up to $250,000</w:t>
            </w:r>
            <w:r>
              <w:t xml:space="preserve"> per year</w:t>
            </w:r>
          </w:p>
        </w:tc>
      </w:tr>
      <w:tr w:rsidR="00862AAB" w14:paraId="0C1D2F17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D53C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Work Location &amp; Schedule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0589" w14:textId="77777777" w:rsidR="00862AAB" w:rsidRDefault="00F477DB">
            <w:pPr>
              <w:spacing w:after="20"/>
            </w:pPr>
            <w:r>
              <w:t xml:space="preserve">Fully remote. </w:t>
            </w:r>
          </w:p>
        </w:tc>
      </w:tr>
      <w:tr w:rsidR="00862AAB" w14:paraId="4DDA5F1E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426C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Benefits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047E" w14:textId="77777777" w:rsidR="00862AAB" w:rsidRDefault="00F477DB">
            <w:pPr>
              <w:spacing w:after="20"/>
              <w:rPr>
                <w:highlight w:val="yellow"/>
              </w:rPr>
            </w:pPr>
            <w:r>
              <w:rPr>
                <w:highlight w:val="yellow"/>
              </w:rPr>
              <w:t>Eligible for Topkey benefit plans on the same basis as other Topkey executives</w:t>
            </w:r>
          </w:p>
        </w:tc>
      </w:tr>
      <w:tr w:rsidR="00862AAB" w14:paraId="044EDC1D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D9CA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Employment Term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F6B2" w14:textId="77777777" w:rsidR="00862AAB" w:rsidRDefault="00F477DB">
            <w:pPr>
              <w:spacing w:after="20"/>
            </w:pPr>
            <w:r>
              <w:rPr>
                <w:highlight w:val="yellow"/>
              </w:rPr>
              <w:t>[5]</w:t>
            </w:r>
            <w:r>
              <w:t>-year employment agreement</w:t>
            </w:r>
          </w:p>
        </w:tc>
      </w:tr>
    </w:tbl>
    <w:p w14:paraId="730E485D" w14:textId="77777777" w:rsidR="00485875" w:rsidRDefault="00485875">
      <w:pPr>
        <w:rPr>
          <w:b/>
          <w:bCs/>
          <w:color w:val="7A0000"/>
          <w:sz w:val="28"/>
          <w:szCs w:val="28"/>
        </w:rPr>
      </w:pPr>
      <w:r>
        <w:br w:type="page"/>
      </w:r>
    </w:p>
    <w:p w14:paraId="31A19CAB" w14:textId="77777777" w:rsidR="0004653F" w:rsidRPr="0004653F" w:rsidRDefault="0004653F">
      <w:pPr>
        <w:pStyle w:val="Heading1"/>
        <w:rPr>
          <w:sz w:val="2"/>
          <w:szCs w:val="2"/>
        </w:rPr>
      </w:pPr>
    </w:p>
    <w:p w14:paraId="1EF61867" w14:textId="1CD1A487" w:rsidR="00862AAB" w:rsidRDefault="00F477DB" w:rsidP="0004653F">
      <w:pPr>
        <w:pStyle w:val="Heading1"/>
        <w:spacing w:before="160"/>
      </w:pPr>
      <w:r>
        <w:t>Topkey Equity Terms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62AAB" w14:paraId="2D66899E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E1C9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Ownership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C8F8" w14:textId="77777777" w:rsidR="00862AAB" w:rsidRDefault="00F477DB">
            <w:pPr>
              <w:spacing w:after="20"/>
            </w:pPr>
            <w:r>
              <w:t xml:space="preserve">Approximately </w:t>
            </w:r>
            <w:r>
              <w:rPr>
                <w:highlight w:val="yellow"/>
              </w:rPr>
              <w:t>[4.0]</w:t>
            </w:r>
            <w:r>
              <w:t xml:space="preserve">% of Topkey on a post-closing basis, based on </w:t>
            </w:r>
            <w:r>
              <w:rPr>
                <w:highlight w:val="yellow"/>
              </w:rPr>
              <w:t>[Topkey's most recent post-money valuation of $60M]</w:t>
            </w:r>
          </w:p>
        </w:tc>
      </w:tr>
      <w:tr w:rsidR="00862AAB" w14:paraId="72F6D266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3CBA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Issuance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8C9A" w14:textId="77777777" w:rsidR="00862AAB" w:rsidRDefault="00F477DB">
            <w:pPr>
              <w:spacing w:after="20"/>
            </w:pPr>
            <w:r>
              <w:t>Shares issued in full at closing</w:t>
            </w:r>
          </w:p>
        </w:tc>
      </w:tr>
      <w:tr>
        <w:trPr>
          <w:cantSplit/>
          <w:ins w:id="9014" w:author="Claude" w:date="2026-09-23T12:00:00Z"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20"/>
              <w:rPr>
                <w:ins w:id="9015" w:author="Claude" w:date="2026-09-23T12:00:00Z"/>
              </w:rPr>
            </w:pPr>
            <w:ins w:id="9016" w:author="Claude" w:date="2026-09-23T12:00:00Z">
              <w:r>
                <w:rPr>
                  <w:b/>
                  <w:bCs/>
                  <w:color w:val="1A1A1A"/>
                </w:rPr>
                <w:t xml:space="preserve">Price Protection</w:t>
              </w:r>
            </w:ins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20"/>
              <w:rPr>
                <w:ins w:id="9017" w:author="Claude" w:date="2026-09-23T12:00:00Z"/>
              </w:rPr>
            </w:pPr>
            <w:ins w:id="9208" w:author="Claude" w:date="2026-09-23T12:00:00Z">
              <w:r>
                <w:t xml:space="preserve">Shares are priced at a </w:t>
              </w:r>
            </w:ins>
            <w:ins w:id="9209" w:author="Claude" w:date="2026-09-23T12:00:00Z">
              <w:r>
                <w:rPr>
                  <w:highlight w:val="yellow"/>
                </w:rPr>
                <w:t>[$60M]</w:t>
              </w:r>
            </w:ins>
            <w:ins w:id="9210" w:author="Claude" w:date="2026-09-23T12:00:00Z">
              <w:r>
                <w:t xml:space="preserve"> reference valuation. If any priced equity financing, regardless of size, closes within 36 months of closing at a lower price per share, Topkey issues Ben additional shares so his $2,500,000 of equity is re-priced at the lowest such round’s price, subject to a floor of a </w:t>
              </w:r>
            </w:ins>
            <w:ins w:id="9211" w:author="Claude" w:date="2026-09-23T12:00:00Z">
              <w:r>
                <w:rPr>
                  <w:highlight w:val="yellow"/>
                </w:rPr>
                <w:t>[$40M]</w:t>
              </w:r>
            </w:ins>
            <w:ins w:id="9212" w:author="Claude" w:date="2026-09-23T12:00:00Z">
              <w:r>
                <w:t xml:space="preserve"> pre-money valuation. SAFEs and convertible notes do not by themselves trigger an adjustment. Mechanics, including treatment on a sale of Topkey, to be set out in the definitive agreements.</w:t>
              </w:r>
            </w:ins>
          </w:p>
        </w:tc>
      </w:tr>
      <w:tr w:rsidR="00862AAB" w14:paraId="7726EF7F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86F9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Continuity Protection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B1EF" w14:textId="77777777" w:rsidR="00862AAB" w:rsidRDefault="00F477DB">
            <w:pPr>
              <w:spacing w:after="20"/>
            </w:pPr>
            <w:r>
              <w:t>If, within 36 months of closing, Ben is terminated for cause or resigns without good reason, Topkey may repurchase the unvested portion of his shares, which declines ratably from 100% at closing to 0% at month 36, at fair market value set by an independent appraiser at Topkey’s cost. Full acceleration on death, disability, termination without cause, resignation for good reason (including a material change to Ben’s role, Keystone’s brand or Keystone’s tools without his consent) or a change of control of Topkey. Final mechanics to be set out in the definitive agreements.</w:t>
            </w:r>
          </w:p>
        </w:tc>
      </w:tr>
      <w:tr w:rsidR="00862AAB" w14:paraId="0B7DB842" w14:textId="77777777">
        <w:trPr>
          <w:cantSplit/>
        </w:trPr>
        <w:tc>
          <w:tcPr>
            <w:tcW w:w="280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F2EE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CB88" w14:textId="77777777" w:rsidR="00862AAB" w:rsidRDefault="00F477DB">
            <w:pPr>
              <w:spacing w:after="20"/>
            </w:pPr>
            <w:r>
              <w:rPr>
                <w:b/>
                <w:bCs/>
                <w:color w:val="1A1A1A"/>
              </w:rPr>
              <w:t>Holder Rights</w:t>
            </w:r>
          </w:p>
        </w:tc>
        <w:tc>
          <w:tcPr>
            <w:tcW w:w="728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E590" w14:textId="77777777" w:rsidR="00862AAB" w:rsidRDefault="00F477DB">
            <w:pPr>
              <w:spacing w:after="20"/>
            </w:pPr>
            <w:r>
              <w:t xml:space="preserve">Same rights, and same treatment in future financings (including dilution), as other </w:t>
            </w:r>
            <w:r>
              <w:rPr>
                <w:highlight w:val="yellow"/>
              </w:rPr>
              <w:t>[common]</w:t>
            </w:r>
            <w:r>
              <w:t xml:space="preserve"> shareholders</w:t>
            </w:r>
            <w:ins w:id="9027" w:author="Claude" w:date="2026-09-23T12:00:00Z">
              <w:r>
                <w:t xml:space="preserve">, except as described under Price Protection</w:t>
              </w:r>
            </w:ins>
            <w:r>
              <w:t xml:space="preserve">. Includes </w:t>
            </w:r>
            <w:r>
              <w:rPr>
                <w:highlight w:val="yellow"/>
              </w:rPr>
              <w:t>[annual financial reporting / information rights]</w:t>
            </w:r>
            <w:r>
              <w:t>. Stockholder agreement terms (transfer, tag-along, drag-along) to be customary.</w:t>
            </w:r>
          </w:p>
        </w:tc>
      </w:tr>
    </w:tbl>
    <w:p w14:paraId="71126183" w14:textId="77777777" w:rsidR="00862AAB" w:rsidRDefault="00F477DB">
      <w:pPr>
        <w:pStyle w:val="Heading1"/>
      </w:pPr>
      <w:r>
        <w:t>Operating Decisions</w:t>
      </w:r>
    </w:p>
    <w:p w14:paraId="6933DEDD" w14:textId="77777777" w:rsidR="00862AAB" w:rsidRDefault="00F477DB">
      <w:pPr>
        <w:spacing w:after="100" w:line="264" w:lineRule="auto"/>
      </w:pPr>
      <w:r>
        <w:t>Ben continues to run Keystone day to day. Topkey's role is to add engineering, capital and thought partnership, not to manage the business.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62AAB" w14:paraId="12DC7DC5" w14:textId="77777777">
        <w:trPr>
          <w:tblHeader/>
        </w:trPr>
        <w:tc>
          <w:tcPr>
            <w:tcW w:w="504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7A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C34B" w14:textId="77777777" w:rsidR="00862AAB" w:rsidRDefault="00F477DB">
            <w:pPr>
              <w:spacing w:after="20"/>
            </w:pPr>
            <w:r>
              <w:rPr>
                <w:b/>
                <w:bCs/>
                <w:color w:val="FFFFFF"/>
              </w:rPr>
              <w:t>Ben Keeps Control Of</w:t>
            </w:r>
          </w:p>
        </w:tc>
        <w:tc>
          <w:tcPr>
            <w:tcW w:w="504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shd w:val="clear" w:color="auto" w:fill="7A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C326" w14:textId="77777777" w:rsidR="00862AAB" w:rsidRDefault="00F477DB">
            <w:pPr>
              <w:spacing w:after="20"/>
            </w:pPr>
            <w:r>
              <w:rPr>
                <w:b/>
                <w:bCs/>
                <w:color w:val="FFFFFF"/>
              </w:rPr>
              <w:t>Requires Topkey Approval</w:t>
            </w:r>
          </w:p>
        </w:tc>
      </w:tr>
      <w:tr w:rsidR="00862AAB" w14:paraId="6FFAB712" w14:textId="77777777">
        <w:trPr>
          <w:cantSplit/>
        </w:trPr>
        <w:tc>
          <w:tcPr>
            <w:tcW w:w="504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B6CC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Day-to-day operations and client service delivery</w:t>
            </w:r>
          </w:p>
          <w:p w14:paraId="1B5E8DD9" w14:textId="71BF2816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Pod structure, staffing levels, and hiring and termination decisions within approved budget</w:t>
            </w:r>
          </w:p>
          <w:p w14:paraId="15747A3A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Team compensation, KPIs and bonus programs within budget</w:t>
            </w:r>
          </w:p>
          <w:p w14:paraId="3081C5FC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Recruiting approach and management of the offshore team</w:t>
            </w:r>
          </w:p>
          <w:p w14:paraId="7D950FE3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Client acceptance criteria, onboarding and service standards</w:t>
            </w:r>
          </w:p>
          <w:p w14:paraId="5A8F7245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Service pricing within the approved pricing guidelines</w:t>
            </w:r>
          </w:p>
          <w:p w14:paraId="4C1FB62E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Marketing, content and conference presence within budget</w:t>
            </w:r>
          </w:p>
          <w:p w14:paraId="779CD8E0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His own schedule, location and working style</w:t>
            </w:r>
          </w:p>
        </w:tc>
        <w:tc>
          <w:tcPr>
            <w:tcW w:w="5040" w:type="dxa"/>
            <w:tcBorders>
              <w:top w:val="single" w:sz="4" w:space="0" w:color="D8D0C6"/>
              <w:left w:val="single" w:sz="4" w:space="0" w:color="D8D0C6"/>
              <w:bottom w:val="single" w:sz="4" w:space="0" w:color="D8D0C6"/>
              <w:right w:val="single" w:sz="4" w:space="0" w:color="D8D0C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053B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Annual operating budget and headcount plan</w:t>
            </w:r>
          </w:p>
          <w:p w14:paraId="418A8C03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Senior leadership hires not included in the approved budget</w:t>
            </w:r>
          </w:p>
          <w:p w14:paraId="7B2A3849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Any expense or contract commitment above $50,000 per year, and changes to the core tech stack</w:t>
            </w:r>
          </w:p>
          <w:p w14:paraId="1DBE49A0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Debt, capital expenditures, guarantees or liens</w:t>
            </w:r>
          </w:p>
          <w:p w14:paraId="281B3167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Acquisitions, new entities or new service lines</w:t>
            </w:r>
          </w:p>
          <w:p w14:paraId="364311B0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Related-party transactions</w:t>
            </w:r>
          </w:p>
          <w:p w14:paraId="460A5B8A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 xml:space="preserve">Material pricing changes (more than </w:t>
            </w:r>
            <w:r>
              <w:rPr>
                <w:highlight w:val="yellow"/>
              </w:rPr>
              <w:t>[5]</w:t>
            </w:r>
            <w:r>
              <w:t>%) or non-standard client contract terms</w:t>
            </w:r>
          </w:p>
          <w:p w14:paraId="1666855E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Distributions, equity issuances, sale of material assets</w:t>
            </w:r>
          </w:p>
          <w:p w14:paraId="76171E84" w14:textId="77777777" w:rsidR="00862AAB" w:rsidRDefault="00F477DB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t>Litigation and settlements</w:t>
            </w:r>
          </w:p>
        </w:tc>
      </w:tr>
    </w:tbl>
    <w:p>
      <w:pPr>
        <w:spacing w:before="120" w:after="100" w:line="264" w:lineRule="auto"/>
      </w:pPr>
      <w:r>
        <w:rPr>
          <w:b/>
          <w:bCs/>
        </w:rPr>
        <w:t xml:space="preserve">Deadlock &amp; escalation: </w:t>
      </w:r>
      <w:r>
        <w:t xml:space="preserve">If Ben and Topkey cannot agree on a matter requiring Topkey approval, including the annual budget and KPIs, it escalates to Ben and Topkey’s CEO to resolve in good faith within </w:t>
      </w:r>
      <w:r>
        <w:rPr>
          <w:highlight w:val="yellow"/>
        </w:rPr>
        <w:t>[10]</w:t>
      </w:r>
      <w:r>
        <w:t xml:space="preserve"> business days, then to non-binding mediation with a mutually agreed independent advisor. While a budget dispute is pending, Keystone operates under the prior year’s approved budget and Ben’s bonus is measured against the prior year’s agreed targets.</w:t>
      </w:r>
    </w:p>
    <w:p w14:paraId="004E16F8" w14:textId="77777777" w:rsidR="00862AAB" w:rsidRDefault="00F477DB">
      <w:pPr>
        <w:pStyle w:val="Heading2"/>
      </w:pPr>
      <w:r>
        <w:t>What Changes After Closing</w:t>
      </w:r>
    </w:p>
    <w:p w14:paraId="4ED3CB16" w14:textId="77777777" w:rsidR="00862AAB" w:rsidRDefault="00F477DB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Financial reporting:</w:t>
      </w:r>
      <w:r>
        <w:t xml:space="preserve"> Keystone completes a monthly close and reports results to Topkey's finance team. Keystone also operates against an annual budget that Ben prepares and Topkey approves.</w:t>
      </w:r>
    </w:p>
    <w:p w14:paraId="2E22DE2A" w14:textId="77777777" w:rsidR="00862AAB" w:rsidRDefault="00F477DB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Technology:</w:t>
      </w:r>
      <w:r>
        <w:t xml:space="preserve"> Topkey’s engineering team leads development alongside Keystone’s operators. Keystone’s internally built tools, including Arch, carry forward onto the Topkey roadmap, and outsourced development work transitions to Topkey.</w:t>
      </w:r>
    </w:p>
    <w:p w14:paraId="0AB1CAF3" w14:textId="77777777" w:rsidR="00862AAB" w:rsidRDefault="00F477DB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Software stack:</w:t>
      </w:r>
      <w:r>
        <w:t xml:space="preserve"> Where Topkey offers an equivalent or better product (for example, trust accounting in place of VR Platform), tools migrate to Topkey on a jointly planned, phased timeline. Clients are not moved until the product is ready.</w:t>
      </w:r>
    </w:p>
    <w:p w14:paraId="61C39003" w14:textId="0AB4CF2E" w:rsidR="00862AAB" w:rsidRDefault="00F477DB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Banking and payments:</w:t>
      </w:r>
      <w:r>
        <w:t xml:space="preserve"> </w:t>
      </w:r>
      <w:r>
        <w:rPr>
          <w:highlight w:val="yellow"/>
        </w:rPr>
        <w:t>[Keystone operating accounts move to Topkey's banking platform.]</w:t>
      </w:r>
    </w:p>
    <w:p w14:paraId="2678A4B9" w14:textId="77777777" w:rsidR="00862AAB" w:rsidRDefault="00F477DB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Brand:</w:t>
      </w:r>
      <w:r>
        <w:t xml:space="preserve"> </w:t>
      </w:r>
      <w:r>
        <w:rPr>
          <w:highlight w:val="yellow"/>
        </w:rPr>
        <w:t>[Keystone begins operating under the Topkey brand, with roll-out process to be decided jointly.]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Bookkeeping partnership:</w:t>
      </w:r>
      <w:r>
        <w:t xml:space="preserve"> Keystone becomes Topkey’s exclusive bookkeeping partner for platform customers, and Topkey winds down its third-party bookkeeping referrals within 12 months of closing.</w:t>
      </w:r>
    </w:p>
    <w:sectPr w:rsidR="00862AA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rank Moneymaker" w:date="2026-09-21T11:56:00Z" w:initials="FM">
    <w:p w14:paraId="176C9CD0" w14:textId="77777777" w:rsidR="000F0CCD" w:rsidRDefault="00F477DB" w:rsidP="00294818">
      <w:pPr>
        <w:pStyle w:val="CommentText"/>
      </w:pPr>
      <w:r>
        <w:rPr>
          <w:rStyle w:val="CommentReference"/>
        </w:rPr>
        <w:annotationRef/>
      </w:r>
      <w:r>
        <w:t>FY2025 adj. employee retention: 79%</w:t>
      </w:r>
      <w:r>
        <w:br/>
        <w:t>YTD2026 adj. employee retention: 78%</w:t>
      </w:r>
      <w:r>
        <w:br/>
        <w:t>LTM Sep’26 adj. employee retention: 72%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6C9C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9AF29F" w16cex:dateUtc="2026-09-21T15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6C9CD0" w16cid:durableId="6F9AF2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655A9" w14:textId="77777777" w:rsidR="00D9737F" w:rsidRDefault="00D9737F">
      <w:r>
        <w:separator/>
      </w:r>
    </w:p>
  </w:endnote>
  <w:endnote w:type="continuationSeparator" w:id="0">
    <w:p w14:paraId="7DC5102F" w14:textId="77777777" w:rsidR="00D9737F" w:rsidRDefault="00D97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B3512" w14:textId="77777777" w:rsidR="00244FE6" w:rsidRDefault="00244F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B90B" w14:textId="77777777" w:rsidR="000F0CCD" w:rsidRDefault="00F477DB">
    <w:pPr>
      <w:tabs>
        <w:tab w:val="right" w:pos="10080"/>
      </w:tabs>
    </w:pPr>
    <w:r>
      <w:rPr>
        <w:color w:val="595959"/>
        <w:sz w:val="16"/>
        <w:szCs w:val="16"/>
      </w:rPr>
      <w:t>Confidential | Non-Binding Draft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B239" w14:textId="77777777" w:rsidR="00244FE6" w:rsidRDefault="00244F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52496" w14:textId="77777777" w:rsidR="00D9737F" w:rsidRDefault="00D9737F">
      <w:r>
        <w:separator/>
      </w:r>
    </w:p>
  </w:footnote>
  <w:footnote w:type="continuationSeparator" w:id="0">
    <w:p w14:paraId="25FA8E6C" w14:textId="77777777" w:rsidR="00D9737F" w:rsidRDefault="00D97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FC09" w14:textId="77777777" w:rsidR="00244FE6" w:rsidRDefault="00244F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3910" w14:textId="542F5B65" w:rsidR="000F0CCD" w:rsidRDefault="00F477DB" w:rsidP="00FC4714">
    <w:pPr>
      <w:pBdr>
        <w:bottom w:val="single" w:sz="18" w:space="4" w:color="9A0033"/>
      </w:pBdr>
      <w:spacing w:after="40"/>
      <w:jc w:val="center"/>
    </w:pPr>
    <w:r>
      <w:rPr>
        <w:b/>
        <w:bCs/>
        <w:color w:val="7A0000"/>
        <w:sz w:val="40"/>
        <w:szCs w:val="40"/>
      </w:rPr>
      <w:t>Topkey + Keystone – Acquisition Offer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60D8" w14:textId="77777777" w:rsidR="00244FE6" w:rsidRDefault="00244F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6103"/>
    <w:multiLevelType w:val="hybridMultilevel"/>
    <w:tmpl w:val="D2E8A6EA"/>
    <w:lvl w:ilvl="0" w:tplc="EF10DF04">
      <w:start w:val="1"/>
      <w:numFmt w:val="bullet"/>
      <w:lvlText w:val="•"/>
      <w:lvlJc w:val="left"/>
      <w:pPr>
        <w:ind w:left="360" w:hanging="240"/>
      </w:pPr>
    </w:lvl>
    <w:lvl w:ilvl="1" w:tplc="30FCBAB6">
      <w:start w:val="1"/>
      <w:numFmt w:val="bullet"/>
      <w:lvlText w:val="–"/>
      <w:lvlJc w:val="left"/>
      <w:pPr>
        <w:ind w:left="720" w:hanging="240"/>
      </w:pPr>
    </w:lvl>
    <w:lvl w:ilvl="2" w:tplc="8F6A6DBC">
      <w:numFmt w:val="decimal"/>
      <w:lvlText w:val=""/>
      <w:lvlJc w:val="left"/>
    </w:lvl>
    <w:lvl w:ilvl="3" w:tplc="349E19EE">
      <w:numFmt w:val="decimal"/>
      <w:lvlText w:val=""/>
      <w:lvlJc w:val="left"/>
    </w:lvl>
    <w:lvl w:ilvl="4" w:tplc="179C348A">
      <w:numFmt w:val="decimal"/>
      <w:lvlText w:val=""/>
      <w:lvlJc w:val="left"/>
    </w:lvl>
    <w:lvl w:ilvl="5" w:tplc="0950A1CE">
      <w:numFmt w:val="decimal"/>
      <w:lvlText w:val=""/>
      <w:lvlJc w:val="left"/>
    </w:lvl>
    <w:lvl w:ilvl="6" w:tplc="05C848C6">
      <w:numFmt w:val="decimal"/>
      <w:lvlText w:val=""/>
      <w:lvlJc w:val="left"/>
    </w:lvl>
    <w:lvl w:ilvl="7" w:tplc="5990661A">
      <w:numFmt w:val="decimal"/>
      <w:lvlText w:val=""/>
      <w:lvlJc w:val="left"/>
    </w:lvl>
    <w:lvl w:ilvl="8" w:tplc="9182B236">
      <w:numFmt w:val="decimal"/>
      <w:lvlText w:val=""/>
      <w:lvlJc w:val="left"/>
    </w:lvl>
  </w:abstractNum>
  <w:abstractNum w:abstractNumId="1" w15:restartNumberingAfterBreak="0">
    <w:nsid w:val="6D03660C"/>
    <w:multiLevelType w:val="hybridMultilevel"/>
    <w:tmpl w:val="4C525FA4"/>
    <w:lvl w:ilvl="0" w:tplc="837A65E0">
      <w:start w:val="1"/>
      <w:numFmt w:val="bullet"/>
      <w:lvlText w:val="●"/>
      <w:lvlJc w:val="left"/>
      <w:pPr>
        <w:ind w:left="720" w:hanging="360"/>
      </w:pPr>
    </w:lvl>
    <w:lvl w:ilvl="1" w:tplc="B59A662E">
      <w:start w:val="1"/>
      <w:numFmt w:val="bullet"/>
      <w:lvlText w:val="○"/>
      <w:lvlJc w:val="left"/>
      <w:pPr>
        <w:ind w:left="1440" w:hanging="360"/>
      </w:pPr>
    </w:lvl>
    <w:lvl w:ilvl="2" w:tplc="88BC019C">
      <w:start w:val="1"/>
      <w:numFmt w:val="bullet"/>
      <w:lvlText w:val="■"/>
      <w:lvlJc w:val="left"/>
      <w:pPr>
        <w:ind w:left="2160" w:hanging="360"/>
      </w:pPr>
    </w:lvl>
    <w:lvl w:ilvl="3" w:tplc="051088EA">
      <w:start w:val="1"/>
      <w:numFmt w:val="bullet"/>
      <w:lvlText w:val="●"/>
      <w:lvlJc w:val="left"/>
      <w:pPr>
        <w:ind w:left="2880" w:hanging="360"/>
      </w:pPr>
    </w:lvl>
    <w:lvl w:ilvl="4" w:tplc="E72280D0">
      <w:start w:val="1"/>
      <w:numFmt w:val="bullet"/>
      <w:lvlText w:val="○"/>
      <w:lvlJc w:val="left"/>
      <w:pPr>
        <w:ind w:left="3600" w:hanging="360"/>
      </w:pPr>
    </w:lvl>
    <w:lvl w:ilvl="5" w:tplc="41048792">
      <w:start w:val="1"/>
      <w:numFmt w:val="bullet"/>
      <w:lvlText w:val="■"/>
      <w:lvlJc w:val="left"/>
      <w:pPr>
        <w:ind w:left="4320" w:hanging="360"/>
      </w:pPr>
    </w:lvl>
    <w:lvl w:ilvl="6" w:tplc="80ACAC1C">
      <w:start w:val="1"/>
      <w:numFmt w:val="bullet"/>
      <w:lvlText w:val="●"/>
      <w:lvlJc w:val="left"/>
      <w:pPr>
        <w:ind w:left="5040" w:hanging="360"/>
      </w:pPr>
    </w:lvl>
    <w:lvl w:ilvl="7" w:tplc="1DD8411C">
      <w:start w:val="1"/>
      <w:numFmt w:val="bullet"/>
      <w:lvlText w:val="●"/>
      <w:lvlJc w:val="left"/>
      <w:pPr>
        <w:ind w:left="5760" w:hanging="360"/>
      </w:pPr>
    </w:lvl>
    <w:lvl w:ilvl="8" w:tplc="281875A4">
      <w:start w:val="1"/>
      <w:numFmt w:val="bullet"/>
      <w:lvlText w:val="●"/>
      <w:lvlJc w:val="left"/>
      <w:pPr>
        <w:ind w:left="6480" w:hanging="360"/>
      </w:pPr>
    </w:lvl>
  </w:abstractNum>
  <w:num w:numId="1" w16cid:durableId="1163666576">
    <w:abstractNumId w:val="1"/>
    <w:lvlOverride w:ilvl="0">
      <w:startOverride w:val="1"/>
    </w:lvlOverride>
  </w:num>
  <w:num w:numId="2" w16cid:durableId="160159902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nk Moneymaker">
    <w15:presenceInfo w15:providerId="Windows Live" w15:userId="575a87886d8567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AAB"/>
    <w:rsid w:val="0004653F"/>
    <w:rsid w:val="000F0CCD"/>
    <w:rsid w:val="00244FE6"/>
    <w:rsid w:val="003A31A4"/>
    <w:rsid w:val="00485875"/>
    <w:rsid w:val="00504F2B"/>
    <w:rsid w:val="00587BF9"/>
    <w:rsid w:val="00672EF5"/>
    <w:rsid w:val="00821EE9"/>
    <w:rsid w:val="00862AAB"/>
    <w:rsid w:val="009F7F28"/>
    <w:rsid w:val="00AA17E2"/>
    <w:rsid w:val="00AC4C87"/>
    <w:rsid w:val="00CF07FB"/>
    <w:rsid w:val="00D9737F"/>
    <w:rsid w:val="00F26B41"/>
    <w:rsid w:val="00F4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464F"/>
  <w15:docId w15:val="{BB29A8E2-8D3B-45AA-8C23-A483CB6E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20" w:after="100"/>
      <w:outlineLvl w:val="0"/>
    </w:pPr>
    <w:rPr>
      <w:b/>
      <w:bCs/>
      <w:color w:val="7A0000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140" w:after="70"/>
      <w:outlineLvl w:val="1"/>
    </w:pPr>
    <w:rPr>
      <w:b/>
      <w:bCs/>
      <w:color w:val="9A0033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7A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9A003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9A0033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7A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9A0033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47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4714"/>
  </w:style>
  <w:style w:type="paragraph" w:styleId="Footer">
    <w:name w:val="footer"/>
    <w:basedOn w:val="Normal"/>
    <w:link w:val="FooterChar"/>
    <w:uiPriority w:val="99"/>
    <w:unhideWhenUsed/>
    <w:rsid w:val="00FC47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4714"/>
  </w:style>
  <w:style w:type="character" w:styleId="CommentReference">
    <w:name w:val="annotation reference"/>
    <w:basedOn w:val="DefaultParagraphFont"/>
    <w:uiPriority w:val="99"/>
    <w:semiHidden/>
    <w:unhideWhenUsed/>
    <w:rsid w:val="002948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481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48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48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48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F38994-0EB4-406E-8AA0-468BD6320CAA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5b6afe90-b62e-40ae-8b70-67377acbaa1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1457</TotalTime>
  <Pages>1</Pages>
  <Words>664</Words>
  <Characters>4002</Characters>
  <Application>Microsoft Office Word</Application>
  <DocSecurity>0</DocSecurity>
  <Lines>105</Lines>
  <Paragraphs>79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Topkey + Keystone Offer Outline v2</dc:title>
  <dc:creator>AMB Advisory Services</dc:creator>
  <cp:lastModifiedBy>Frank Moneymaker</cp:lastModifiedBy>
  <cp:revision>41</cp:revision>
  <dcterms:created xsi:type="dcterms:W3CDTF">2026-09-17T17:14:00Z</dcterms:created>
  <dcterms:modified xsi:type="dcterms:W3CDTF">2026-09-21T20:13:00Z</dcterms:modified>
</cp:coreProperties>
</file>